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AE8FDA" w14:textId="77777777" w:rsidR="00647439" w:rsidRDefault="00647439" w:rsidP="00647439">
      <w:pPr>
        <w:pStyle w:val="Heading1"/>
      </w:pPr>
      <w:bookmarkStart w:id="0" w:name="_Toc426899575"/>
    </w:p>
    <w:p w14:paraId="6E678E3D" w14:textId="3B7B7A27" w:rsidR="00714560" w:rsidRPr="00714560" w:rsidRDefault="00714560" w:rsidP="00714560">
      <w:r>
        <w:rPr>
          <w:noProof/>
        </w:rPr>
        <w:drawing>
          <wp:inline distT="0" distB="0" distL="0" distR="0" wp14:anchorId="0B09F121" wp14:editId="177432FE">
            <wp:extent cx="2514600" cy="2057400"/>
            <wp:effectExtent l="0" t="0" r="0" b="0"/>
            <wp:docPr id="21" name="Picture 21" descr="C:\Users\Shan.Ali\AppData\Local\Microsoft\Windows\INetCache\Content.Word\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n.Ali\AppData\Local\Microsoft\Windows\INetCache\Content.Word\lar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A523" w14:textId="4B7EBC0A" w:rsidR="00647439" w:rsidRPr="009A547E" w:rsidRDefault="00647439" w:rsidP="00647439">
      <w:pPr>
        <w:pStyle w:val="Title"/>
      </w:pPr>
      <w:r>
        <w:t>CommerceLink</w:t>
      </w:r>
      <w:r w:rsidRPr="009A547E">
        <w:t xml:space="preserve"> </w:t>
      </w:r>
      <w:r w:rsidR="00230896">
        <w:t>Setup &amp; Configuration</w:t>
      </w:r>
      <w:r w:rsidRPr="009A547E">
        <w:t xml:space="preserve"> Guide</w:t>
      </w:r>
    </w:p>
    <w:p w14:paraId="4BB93529" w14:textId="77777777" w:rsidR="00647439" w:rsidRPr="009A547E" w:rsidRDefault="00647439" w:rsidP="00647439">
      <w:pPr>
        <w:pStyle w:val="Title"/>
      </w:pPr>
    </w:p>
    <w:p w14:paraId="1B395311" w14:textId="36C9F97F" w:rsidR="00647439" w:rsidRDefault="00E52414" w:rsidP="00647439">
      <w:pPr>
        <w:pStyle w:val="Title"/>
      </w:pPr>
      <w:r>
        <w:t>TeamViewer</w:t>
      </w:r>
    </w:p>
    <w:p w14:paraId="695DC512" w14:textId="5F4F469A" w:rsidR="008E15ED" w:rsidRPr="008E15ED" w:rsidRDefault="008E15ED" w:rsidP="008E15ED"/>
    <w:p w14:paraId="01347F9B" w14:textId="77777777" w:rsidR="00647439" w:rsidRPr="009A547E" w:rsidRDefault="00647439" w:rsidP="00647439"/>
    <w:p w14:paraId="56101B46" w14:textId="77777777" w:rsidR="00647439" w:rsidRPr="009A547E" w:rsidRDefault="00647439" w:rsidP="00647439">
      <w:pPr>
        <w:pStyle w:val="Subtitle"/>
        <w:rPr>
          <w:sz w:val="28"/>
        </w:rPr>
      </w:pPr>
      <w:r w:rsidRPr="009A547E">
        <w:rPr>
          <w:sz w:val="28"/>
        </w:rPr>
        <w:t>Version 1.</w:t>
      </w:r>
      <w:r>
        <w:rPr>
          <w:sz w:val="28"/>
        </w:rPr>
        <w:t>0</w:t>
      </w:r>
    </w:p>
    <w:p w14:paraId="22B94021" w14:textId="77777777" w:rsidR="00647439" w:rsidRPr="009A547E" w:rsidRDefault="00647439" w:rsidP="00647439"/>
    <w:p w14:paraId="37DDF2BA" w14:textId="77777777" w:rsidR="00647439" w:rsidRPr="009A547E" w:rsidRDefault="00647439" w:rsidP="00647439"/>
    <w:p w14:paraId="58B5A103" w14:textId="15BF6DA4" w:rsidR="008B10FE" w:rsidRDefault="008B10FE">
      <w:pPr>
        <w:spacing w:line="259" w:lineRule="auto"/>
      </w:pPr>
      <w:r>
        <w:br w:type="page"/>
      </w:r>
    </w:p>
    <w:p w14:paraId="3AA70239" w14:textId="77777777" w:rsidR="008B10FE" w:rsidRPr="00496393" w:rsidRDefault="008B10FE" w:rsidP="008B10FE">
      <w:pPr>
        <w:outlineLvl w:val="0"/>
      </w:pPr>
      <w:bookmarkStart w:id="1" w:name="_Toc499217457"/>
      <w:bookmarkStart w:id="2" w:name="_Toc513633299"/>
      <w:r w:rsidRPr="00496393">
        <w:lastRenderedPageBreak/>
        <w:t>Document Overview</w:t>
      </w:r>
      <w:bookmarkEnd w:id="1"/>
      <w:bookmarkEnd w:id="2"/>
    </w:p>
    <w:tbl>
      <w:tblPr>
        <w:tblW w:w="9360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1097"/>
        <w:gridCol w:w="5023"/>
        <w:gridCol w:w="1134"/>
        <w:gridCol w:w="2106"/>
      </w:tblGrid>
      <w:tr w:rsidR="008B10FE" w:rsidRPr="00203D8F" w14:paraId="452BB3AD" w14:textId="77777777" w:rsidTr="00C72DAD">
        <w:tc>
          <w:tcPr>
            <w:tcW w:w="1097" w:type="dxa"/>
          </w:tcPr>
          <w:p w14:paraId="340D1AA7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03D8F">
              <w:rPr>
                <w:sz w:val="16"/>
                <w:szCs w:val="16"/>
              </w:rPr>
              <w:t>Title</w:t>
            </w:r>
          </w:p>
        </w:tc>
        <w:tc>
          <w:tcPr>
            <w:tcW w:w="5023" w:type="dxa"/>
          </w:tcPr>
          <w:p w14:paraId="75C43941" w14:textId="79154709" w:rsidR="008B10FE" w:rsidRPr="00203D8F" w:rsidRDefault="008B10FE" w:rsidP="008B10FE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t>Commerce Link Setup &amp; Configuration Guide</w:t>
            </w:r>
          </w:p>
        </w:tc>
        <w:tc>
          <w:tcPr>
            <w:tcW w:w="1134" w:type="dxa"/>
          </w:tcPr>
          <w:p w14:paraId="03D5627C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03D8F">
              <w:rPr>
                <w:sz w:val="16"/>
                <w:szCs w:val="16"/>
              </w:rPr>
              <w:t>Version</w:t>
            </w:r>
          </w:p>
        </w:tc>
        <w:tc>
          <w:tcPr>
            <w:tcW w:w="2106" w:type="dxa"/>
          </w:tcPr>
          <w:p w14:paraId="2C2FE9DE" w14:textId="77777777" w:rsidR="008B10FE" w:rsidRPr="00203D8F" w:rsidRDefault="00A77E65" w:rsidP="00C72DAD">
            <w:pPr>
              <w:tabs>
                <w:tab w:val="center" w:pos="4320"/>
                <w:tab w:val="right" w:pos="8640"/>
              </w:tabs>
              <w:rPr>
                <w:b/>
                <w:sz w:val="16"/>
                <w:szCs w:val="16"/>
              </w:rPr>
            </w:pPr>
            <w:r>
              <w:fldChar w:fldCharType="begin"/>
            </w:r>
            <w:r>
              <w:instrText xml:space="preserve"> DOCPROPERTY  Version  \* MERGEFORMAT </w:instrText>
            </w:r>
            <w:r>
              <w:fldChar w:fldCharType="separate"/>
            </w:r>
            <w:r w:rsidR="008B10FE" w:rsidRPr="006B63F4">
              <w:rPr>
                <w:b/>
                <w:sz w:val="16"/>
                <w:szCs w:val="16"/>
              </w:rPr>
              <w:t>1.</w:t>
            </w:r>
            <w:r w:rsidR="008B10FE">
              <w:rPr>
                <w:b/>
                <w:sz w:val="16"/>
                <w:szCs w:val="16"/>
              </w:rPr>
              <w:t>0</w:t>
            </w:r>
            <w:r>
              <w:rPr>
                <w:b/>
                <w:sz w:val="16"/>
                <w:szCs w:val="16"/>
              </w:rPr>
              <w:fldChar w:fldCharType="end"/>
            </w:r>
          </w:p>
        </w:tc>
      </w:tr>
      <w:tr w:rsidR="008B10FE" w:rsidRPr="00203D8F" w14:paraId="7A1C9677" w14:textId="77777777" w:rsidTr="00C72DAD">
        <w:tc>
          <w:tcPr>
            <w:tcW w:w="1097" w:type="dxa"/>
          </w:tcPr>
          <w:p w14:paraId="3898DF5F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03D8F">
              <w:rPr>
                <w:sz w:val="16"/>
                <w:szCs w:val="16"/>
              </w:rPr>
              <w:t>Project</w:t>
            </w:r>
          </w:p>
        </w:tc>
        <w:tc>
          <w:tcPr>
            <w:tcW w:w="5023" w:type="dxa"/>
          </w:tcPr>
          <w:p w14:paraId="5BBE0C16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t>Commerce Link</w:t>
            </w:r>
            <w:r w:rsidRPr="00D26765">
              <w:rPr>
                <w:b/>
                <w:noProof/>
                <w:sz w:val="16"/>
                <w:szCs w:val="16"/>
              </w:rPr>
              <w:t xml:space="preserve"> </w:t>
            </w:r>
          </w:p>
        </w:tc>
        <w:tc>
          <w:tcPr>
            <w:tcW w:w="1134" w:type="dxa"/>
          </w:tcPr>
          <w:p w14:paraId="24E29A43" w14:textId="77777777" w:rsidR="008B10FE" w:rsidRPr="00D26765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 w:rsidRPr="00D26765">
              <w:rPr>
                <w:b/>
                <w:noProof/>
                <w:sz w:val="16"/>
                <w:szCs w:val="16"/>
              </w:rPr>
              <w:t>Status</w:t>
            </w:r>
          </w:p>
        </w:tc>
        <w:tc>
          <w:tcPr>
            <w:tcW w:w="2106" w:type="dxa"/>
          </w:tcPr>
          <w:p w14:paraId="2444AFE4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t>Approved</w:t>
            </w:r>
          </w:p>
        </w:tc>
      </w:tr>
      <w:tr w:rsidR="008B10FE" w:rsidRPr="00203D8F" w14:paraId="6AAA23F4" w14:textId="77777777" w:rsidTr="00C72DAD">
        <w:tc>
          <w:tcPr>
            <w:tcW w:w="1097" w:type="dxa"/>
          </w:tcPr>
          <w:p w14:paraId="35C54EDD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03D8F">
              <w:rPr>
                <w:sz w:val="16"/>
                <w:szCs w:val="16"/>
              </w:rPr>
              <w:t>Client</w:t>
            </w:r>
          </w:p>
        </w:tc>
        <w:tc>
          <w:tcPr>
            <w:tcW w:w="5023" w:type="dxa"/>
          </w:tcPr>
          <w:p w14:paraId="6D6F4308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t>Team Viewer</w:t>
            </w:r>
          </w:p>
        </w:tc>
        <w:tc>
          <w:tcPr>
            <w:tcW w:w="1134" w:type="dxa"/>
          </w:tcPr>
          <w:p w14:paraId="606B866F" w14:textId="77777777" w:rsidR="008B10FE" w:rsidRPr="00D26765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 w:rsidRPr="00D26765">
              <w:rPr>
                <w:b/>
                <w:noProof/>
                <w:sz w:val="16"/>
                <w:szCs w:val="16"/>
              </w:rPr>
              <w:t>Type</w:t>
            </w:r>
          </w:p>
        </w:tc>
        <w:tc>
          <w:tcPr>
            <w:tcW w:w="2106" w:type="dxa"/>
          </w:tcPr>
          <w:p w14:paraId="18114C55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fldChar w:fldCharType="begin"/>
            </w:r>
            <w:r w:rsidRPr="00D26765">
              <w:rPr>
                <w:b/>
                <w:noProof/>
                <w:sz w:val="16"/>
                <w:szCs w:val="16"/>
              </w:rPr>
              <w:instrText xml:space="preserve"> DOCPROPERTY  Type  \* MERGEFORMAT </w:instrText>
            </w:r>
            <w:r>
              <w:rPr>
                <w:b/>
                <w:noProof/>
                <w:sz w:val="16"/>
                <w:szCs w:val="16"/>
              </w:rPr>
              <w:fldChar w:fldCharType="separate"/>
            </w:r>
            <w:r w:rsidRPr="00C75FF1">
              <w:rPr>
                <w:b/>
                <w:noProof/>
                <w:sz w:val="16"/>
                <w:szCs w:val="16"/>
              </w:rPr>
              <w:t>Internal/External</w:t>
            </w:r>
            <w:r>
              <w:rPr>
                <w:b/>
                <w:noProof/>
                <w:sz w:val="16"/>
                <w:szCs w:val="16"/>
              </w:rPr>
              <w:fldChar w:fldCharType="end"/>
            </w:r>
          </w:p>
        </w:tc>
      </w:tr>
      <w:tr w:rsidR="008B10FE" w:rsidRPr="00203D8F" w14:paraId="148A8CC8" w14:textId="77777777" w:rsidTr="00C72DAD">
        <w:tc>
          <w:tcPr>
            <w:tcW w:w="1097" w:type="dxa"/>
          </w:tcPr>
          <w:p w14:paraId="1C3247FF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03D8F">
              <w:rPr>
                <w:sz w:val="16"/>
                <w:szCs w:val="16"/>
              </w:rPr>
              <w:t>Doc #</w:t>
            </w:r>
          </w:p>
        </w:tc>
        <w:tc>
          <w:tcPr>
            <w:tcW w:w="5023" w:type="dxa"/>
          </w:tcPr>
          <w:p w14:paraId="5000BAE2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</w:p>
        </w:tc>
        <w:tc>
          <w:tcPr>
            <w:tcW w:w="1134" w:type="dxa"/>
          </w:tcPr>
          <w:p w14:paraId="470E4140" w14:textId="77777777" w:rsidR="008B10FE" w:rsidRPr="00D26765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 w:rsidRPr="00D26765">
              <w:rPr>
                <w:b/>
                <w:noProof/>
                <w:sz w:val="16"/>
                <w:szCs w:val="16"/>
              </w:rPr>
              <w:t>Doc Date</w:t>
            </w:r>
          </w:p>
        </w:tc>
        <w:tc>
          <w:tcPr>
            <w:tcW w:w="2106" w:type="dxa"/>
          </w:tcPr>
          <w:p w14:paraId="08EA033A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fldChar w:fldCharType="begin"/>
            </w:r>
            <w:r w:rsidRPr="00D26765">
              <w:rPr>
                <w:b/>
                <w:noProof/>
                <w:sz w:val="16"/>
                <w:szCs w:val="16"/>
              </w:rPr>
              <w:instrText xml:space="preserve"> DOCPROPERTY  "Document Date"  \* MERGEFORMAT </w:instrText>
            </w:r>
            <w:r>
              <w:rPr>
                <w:b/>
                <w:noProof/>
                <w:sz w:val="16"/>
                <w:szCs w:val="16"/>
              </w:rPr>
              <w:fldChar w:fldCharType="separate"/>
            </w:r>
            <w:r>
              <w:rPr>
                <w:b/>
                <w:noProof/>
                <w:sz w:val="16"/>
                <w:szCs w:val="16"/>
              </w:rPr>
              <w:t>June 6</w:t>
            </w:r>
            <w:r w:rsidRPr="00D26765">
              <w:rPr>
                <w:b/>
                <w:noProof/>
                <w:sz w:val="16"/>
                <w:szCs w:val="16"/>
              </w:rPr>
              <w:t>, 201</w:t>
            </w:r>
            <w:r>
              <w:rPr>
                <w:b/>
                <w:noProof/>
                <w:sz w:val="16"/>
                <w:szCs w:val="16"/>
              </w:rPr>
              <w:fldChar w:fldCharType="end"/>
            </w:r>
            <w:r>
              <w:rPr>
                <w:b/>
                <w:noProof/>
                <w:sz w:val="16"/>
                <w:szCs w:val="16"/>
              </w:rPr>
              <w:t>7</w:t>
            </w:r>
          </w:p>
        </w:tc>
      </w:tr>
      <w:tr w:rsidR="008B10FE" w:rsidRPr="00203D8F" w14:paraId="25534219" w14:textId="77777777" w:rsidTr="00C72DAD">
        <w:tc>
          <w:tcPr>
            <w:tcW w:w="1097" w:type="dxa"/>
          </w:tcPr>
          <w:p w14:paraId="22479DCA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03D8F">
              <w:rPr>
                <w:sz w:val="16"/>
                <w:szCs w:val="16"/>
              </w:rPr>
              <w:t>Author</w:t>
            </w:r>
          </w:p>
        </w:tc>
        <w:tc>
          <w:tcPr>
            <w:tcW w:w="5023" w:type="dxa"/>
          </w:tcPr>
          <w:p w14:paraId="307D0CA6" w14:textId="77777777" w:rsidR="008B10FE" w:rsidRPr="00792472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t>Noman Saeed</w:t>
            </w:r>
          </w:p>
        </w:tc>
        <w:tc>
          <w:tcPr>
            <w:tcW w:w="1134" w:type="dxa"/>
          </w:tcPr>
          <w:p w14:paraId="485B13F8" w14:textId="77777777" w:rsidR="008B10FE" w:rsidRPr="00D26765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 w:rsidRPr="00D26765">
              <w:rPr>
                <w:b/>
                <w:noProof/>
                <w:sz w:val="16"/>
                <w:szCs w:val="16"/>
              </w:rPr>
              <w:t>Last Save</w:t>
            </w:r>
          </w:p>
        </w:tc>
        <w:tc>
          <w:tcPr>
            <w:tcW w:w="2106" w:type="dxa"/>
          </w:tcPr>
          <w:p w14:paraId="6919FEDD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b/>
                <w:noProof/>
                <w:sz w:val="16"/>
                <w:szCs w:val="16"/>
              </w:rPr>
            </w:pPr>
            <w:r>
              <w:rPr>
                <w:b/>
                <w:noProof/>
                <w:sz w:val="16"/>
                <w:szCs w:val="16"/>
              </w:rPr>
              <w:fldChar w:fldCharType="begin"/>
            </w:r>
            <w:r w:rsidRPr="00D26765">
              <w:rPr>
                <w:b/>
                <w:noProof/>
                <w:sz w:val="16"/>
                <w:szCs w:val="16"/>
              </w:rPr>
              <w:instrText xml:space="preserve"> DOCPROPERTY  "Document Date"  \* MERGEFORMAT </w:instrText>
            </w:r>
            <w:r>
              <w:rPr>
                <w:b/>
                <w:noProof/>
                <w:sz w:val="16"/>
                <w:szCs w:val="16"/>
              </w:rPr>
              <w:fldChar w:fldCharType="separate"/>
            </w:r>
            <w:r>
              <w:rPr>
                <w:b/>
                <w:noProof/>
                <w:sz w:val="16"/>
                <w:szCs w:val="16"/>
              </w:rPr>
              <w:t>Nov 23</w:t>
            </w:r>
            <w:r w:rsidRPr="00D26765">
              <w:rPr>
                <w:b/>
                <w:noProof/>
                <w:sz w:val="16"/>
                <w:szCs w:val="16"/>
              </w:rPr>
              <w:t>, 201</w:t>
            </w:r>
            <w:r>
              <w:rPr>
                <w:b/>
                <w:noProof/>
                <w:sz w:val="16"/>
                <w:szCs w:val="16"/>
              </w:rPr>
              <w:fldChar w:fldCharType="end"/>
            </w:r>
            <w:r>
              <w:rPr>
                <w:b/>
                <w:noProof/>
                <w:sz w:val="16"/>
                <w:szCs w:val="16"/>
              </w:rPr>
              <w:t>7</w:t>
            </w:r>
          </w:p>
        </w:tc>
      </w:tr>
      <w:tr w:rsidR="008B10FE" w:rsidRPr="00203D8F" w14:paraId="7C830CF8" w14:textId="77777777" w:rsidTr="00C72DAD">
        <w:tc>
          <w:tcPr>
            <w:tcW w:w="1097" w:type="dxa"/>
          </w:tcPr>
          <w:p w14:paraId="061B7C72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03D8F">
              <w:rPr>
                <w:sz w:val="16"/>
                <w:szCs w:val="16"/>
              </w:rPr>
              <w:t>Description</w:t>
            </w:r>
          </w:p>
        </w:tc>
        <w:tc>
          <w:tcPr>
            <w:tcW w:w="8263" w:type="dxa"/>
            <w:gridSpan w:val="3"/>
          </w:tcPr>
          <w:p w14:paraId="6781E034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This document contains Guide for Mobile Business Assistant Deployment.</w:t>
            </w:r>
          </w:p>
        </w:tc>
      </w:tr>
    </w:tbl>
    <w:p w14:paraId="4A957D61" w14:textId="77777777" w:rsidR="008B10FE" w:rsidRPr="00913B86" w:rsidRDefault="008B10FE" w:rsidP="008B10FE">
      <w:pPr>
        <w:rPr>
          <w:b/>
          <w:i/>
          <w:sz w:val="16"/>
          <w:szCs w:val="16"/>
        </w:rPr>
      </w:pPr>
    </w:p>
    <w:p w14:paraId="63F7D2AB" w14:textId="77777777" w:rsidR="008B10FE" w:rsidRPr="00913B86" w:rsidRDefault="008B10FE" w:rsidP="008B10FE">
      <w:pPr>
        <w:outlineLvl w:val="0"/>
        <w:rPr>
          <w:b/>
          <w:i/>
          <w:sz w:val="16"/>
          <w:szCs w:val="16"/>
        </w:rPr>
      </w:pPr>
      <w:bookmarkStart w:id="3" w:name="_Toc499217458"/>
      <w:bookmarkStart w:id="4" w:name="_Toc513633300"/>
      <w:r w:rsidRPr="00913B86">
        <w:rPr>
          <w:b/>
          <w:i/>
          <w:sz w:val="16"/>
          <w:szCs w:val="16"/>
        </w:rPr>
        <w:t>Revision History</w:t>
      </w:r>
      <w:bookmarkEnd w:id="3"/>
      <w:bookmarkEnd w:id="4"/>
    </w:p>
    <w:tbl>
      <w:tblPr>
        <w:tblW w:w="9715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656"/>
        <w:gridCol w:w="1391"/>
        <w:gridCol w:w="1286"/>
        <w:gridCol w:w="1162"/>
        <w:gridCol w:w="5220"/>
      </w:tblGrid>
      <w:tr w:rsidR="008B10FE" w:rsidRPr="00203D8F" w14:paraId="0A5C43CB" w14:textId="77777777" w:rsidTr="000A55C0">
        <w:tc>
          <w:tcPr>
            <w:tcW w:w="656" w:type="dxa"/>
            <w:shd w:val="clear" w:color="auto" w:fill="F3F3F3"/>
          </w:tcPr>
          <w:p w14:paraId="3559E18F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03D8F">
              <w:rPr>
                <w:b/>
                <w:sz w:val="16"/>
                <w:szCs w:val="16"/>
              </w:rPr>
              <w:t>Ver #</w:t>
            </w:r>
          </w:p>
        </w:tc>
        <w:tc>
          <w:tcPr>
            <w:tcW w:w="1391" w:type="dxa"/>
            <w:shd w:val="clear" w:color="auto" w:fill="F3F3F3"/>
          </w:tcPr>
          <w:p w14:paraId="542EF2F4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03D8F">
              <w:rPr>
                <w:b/>
                <w:sz w:val="16"/>
                <w:szCs w:val="16"/>
              </w:rPr>
              <w:t>Rev Date</w:t>
            </w:r>
          </w:p>
        </w:tc>
        <w:tc>
          <w:tcPr>
            <w:tcW w:w="1286" w:type="dxa"/>
            <w:shd w:val="clear" w:color="auto" w:fill="F3F3F3"/>
          </w:tcPr>
          <w:p w14:paraId="282B69D6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03D8F">
              <w:rPr>
                <w:b/>
                <w:sz w:val="16"/>
                <w:szCs w:val="16"/>
              </w:rPr>
              <w:t>Author</w:t>
            </w:r>
          </w:p>
        </w:tc>
        <w:tc>
          <w:tcPr>
            <w:tcW w:w="1162" w:type="dxa"/>
            <w:shd w:val="clear" w:color="auto" w:fill="F3F3F3"/>
          </w:tcPr>
          <w:p w14:paraId="2487FF80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03D8F">
              <w:rPr>
                <w:b/>
                <w:sz w:val="16"/>
                <w:szCs w:val="16"/>
              </w:rPr>
              <w:t>Distr Date</w:t>
            </w:r>
          </w:p>
        </w:tc>
        <w:tc>
          <w:tcPr>
            <w:tcW w:w="5220" w:type="dxa"/>
            <w:shd w:val="clear" w:color="auto" w:fill="F3F3F3"/>
          </w:tcPr>
          <w:p w14:paraId="1061934A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03D8F">
              <w:rPr>
                <w:b/>
                <w:sz w:val="16"/>
                <w:szCs w:val="16"/>
              </w:rPr>
              <w:t xml:space="preserve">Brief Description </w:t>
            </w:r>
          </w:p>
        </w:tc>
      </w:tr>
      <w:tr w:rsidR="008B10FE" w:rsidRPr="00203D8F" w14:paraId="51AB403A" w14:textId="77777777" w:rsidTr="00C03986">
        <w:trPr>
          <w:trHeight w:val="332"/>
        </w:trPr>
        <w:tc>
          <w:tcPr>
            <w:tcW w:w="656" w:type="dxa"/>
          </w:tcPr>
          <w:p w14:paraId="10A18848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</w:t>
            </w:r>
          </w:p>
        </w:tc>
        <w:tc>
          <w:tcPr>
            <w:tcW w:w="1391" w:type="dxa"/>
          </w:tcPr>
          <w:p w14:paraId="1FF5FB37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Nov 23, 2017</w:t>
            </w:r>
          </w:p>
        </w:tc>
        <w:tc>
          <w:tcPr>
            <w:tcW w:w="1286" w:type="dxa"/>
          </w:tcPr>
          <w:p w14:paraId="3AB32447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 w:rsidRPr="00096D4F">
              <w:rPr>
                <w:sz w:val="16"/>
                <w:szCs w:val="16"/>
              </w:rPr>
              <w:t>Noman Saeed</w:t>
            </w:r>
          </w:p>
        </w:tc>
        <w:tc>
          <w:tcPr>
            <w:tcW w:w="1162" w:type="dxa"/>
          </w:tcPr>
          <w:p w14:paraId="05839396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5220" w:type="dxa"/>
          </w:tcPr>
          <w:p w14:paraId="23C1822A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Review</w:t>
            </w:r>
          </w:p>
        </w:tc>
      </w:tr>
      <w:tr w:rsidR="008B10FE" w:rsidRPr="00203D8F" w14:paraId="216B620E" w14:textId="77777777" w:rsidTr="000A55C0">
        <w:tc>
          <w:tcPr>
            <w:tcW w:w="656" w:type="dxa"/>
          </w:tcPr>
          <w:p w14:paraId="31CBC90A" w14:textId="35148747" w:rsidR="008B10FE" w:rsidRDefault="00C03986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</w:t>
            </w:r>
          </w:p>
        </w:tc>
        <w:tc>
          <w:tcPr>
            <w:tcW w:w="1391" w:type="dxa"/>
          </w:tcPr>
          <w:p w14:paraId="71EC418C" w14:textId="030BCE31" w:rsidR="008B10FE" w:rsidRPr="000F2822" w:rsidRDefault="000F2822" w:rsidP="00C72DAD">
            <w:pPr>
              <w:tabs>
                <w:tab w:val="center" w:pos="4320"/>
                <w:tab w:val="right" w:pos="8640"/>
              </w:tabs>
              <w:spacing w:line="240" w:lineRule="auto"/>
            </w:pPr>
            <w:r w:rsidRPr="00545BAA">
              <w:rPr>
                <w:sz w:val="16"/>
                <w:szCs w:val="16"/>
              </w:rPr>
              <w:t>May 07, 2018</w:t>
            </w:r>
          </w:p>
        </w:tc>
        <w:tc>
          <w:tcPr>
            <w:tcW w:w="1286" w:type="dxa"/>
          </w:tcPr>
          <w:p w14:paraId="0F9B8B8D" w14:textId="76F1EE03" w:rsidR="008B10FE" w:rsidRDefault="000F2822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Zubair Younas</w:t>
            </w:r>
          </w:p>
        </w:tc>
        <w:tc>
          <w:tcPr>
            <w:tcW w:w="1162" w:type="dxa"/>
          </w:tcPr>
          <w:p w14:paraId="5D456515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5220" w:type="dxa"/>
          </w:tcPr>
          <w:p w14:paraId="4A43ADB2" w14:textId="3A44DC7C" w:rsidR="008B10FE" w:rsidRDefault="000F2822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Updated with latest UI</w:t>
            </w:r>
          </w:p>
        </w:tc>
      </w:tr>
    </w:tbl>
    <w:p w14:paraId="2F9D6524" w14:textId="77777777" w:rsidR="008B10FE" w:rsidRPr="00913B86" w:rsidRDefault="008B10FE" w:rsidP="008B10FE">
      <w:pPr>
        <w:rPr>
          <w:b/>
          <w:sz w:val="16"/>
          <w:szCs w:val="16"/>
        </w:rPr>
      </w:pPr>
    </w:p>
    <w:p w14:paraId="443DD671" w14:textId="77777777" w:rsidR="008B10FE" w:rsidRPr="00913B86" w:rsidRDefault="008B10FE" w:rsidP="008B10FE">
      <w:pPr>
        <w:rPr>
          <w:b/>
          <w:i/>
          <w:sz w:val="16"/>
          <w:szCs w:val="16"/>
        </w:rPr>
      </w:pPr>
      <w:r w:rsidRPr="00913B86">
        <w:rPr>
          <w:b/>
          <w:i/>
          <w:sz w:val="16"/>
          <w:szCs w:val="16"/>
        </w:rPr>
        <w:t>Distribution List</w:t>
      </w:r>
    </w:p>
    <w:p w14:paraId="13588804" w14:textId="77777777" w:rsidR="008B10FE" w:rsidRDefault="008B10FE" w:rsidP="008B10FE">
      <w:pPr>
        <w:rPr>
          <w:b/>
          <w:i/>
          <w:sz w:val="16"/>
          <w:szCs w:val="16"/>
        </w:rPr>
      </w:pPr>
    </w:p>
    <w:p w14:paraId="4666C88F" w14:textId="77777777" w:rsidR="008B10FE" w:rsidRPr="00913B86" w:rsidRDefault="008B10FE" w:rsidP="008B10FE">
      <w:pPr>
        <w:outlineLvl w:val="0"/>
        <w:rPr>
          <w:b/>
          <w:i/>
          <w:sz w:val="16"/>
          <w:szCs w:val="16"/>
        </w:rPr>
      </w:pPr>
      <w:bookmarkStart w:id="5" w:name="_Toc499217459"/>
      <w:bookmarkStart w:id="6" w:name="_Toc513633301"/>
      <w:r w:rsidRPr="00913B86">
        <w:rPr>
          <w:b/>
          <w:i/>
          <w:sz w:val="16"/>
          <w:szCs w:val="16"/>
        </w:rPr>
        <w:t>Approved By</w:t>
      </w:r>
      <w:bookmarkEnd w:id="5"/>
      <w:bookmarkEnd w:id="6"/>
    </w:p>
    <w:tbl>
      <w:tblPr>
        <w:tblW w:w="9366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2072"/>
        <w:gridCol w:w="2814"/>
        <w:gridCol w:w="4480"/>
      </w:tblGrid>
      <w:tr w:rsidR="008B10FE" w:rsidRPr="00203D8F" w14:paraId="1A5911A1" w14:textId="77777777" w:rsidTr="00C72DAD">
        <w:tc>
          <w:tcPr>
            <w:tcW w:w="2072" w:type="dxa"/>
            <w:shd w:val="clear" w:color="auto" w:fill="F3F3F3"/>
          </w:tcPr>
          <w:p w14:paraId="7028FE3F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03D8F">
              <w:rPr>
                <w:b/>
                <w:sz w:val="16"/>
                <w:szCs w:val="16"/>
              </w:rPr>
              <w:t>Name</w:t>
            </w:r>
          </w:p>
        </w:tc>
        <w:tc>
          <w:tcPr>
            <w:tcW w:w="2814" w:type="dxa"/>
            <w:shd w:val="clear" w:color="auto" w:fill="F3F3F3"/>
          </w:tcPr>
          <w:p w14:paraId="6FAEB118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03D8F">
              <w:rPr>
                <w:b/>
                <w:sz w:val="16"/>
                <w:szCs w:val="16"/>
              </w:rPr>
              <w:t>Role</w:t>
            </w:r>
          </w:p>
        </w:tc>
        <w:tc>
          <w:tcPr>
            <w:tcW w:w="4480" w:type="dxa"/>
            <w:shd w:val="clear" w:color="auto" w:fill="F3F3F3"/>
          </w:tcPr>
          <w:p w14:paraId="1BCCC973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03D8F">
              <w:rPr>
                <w:b/>
                <w:sz w:val="16"/>
                <w:szCs w:val="16"/>
              </w:rPr>
              <w:t>Version</w:t>
            </w:r>
          </w:p>
        </w:tc>
      </w:tr>
      <w:tr w:rsidR="008B10FE" w:rsidRPr="00203D8F" w14:paraId="5423A769" w14:textId="77777777" w:rsidTr="00C72DAD">
        <w:tc>
          <w:tcPr>
            <w:tcW w:w="2072" w:type="dxa"/>
          </w:tcPr>
          <w:p w14:paraId="66060096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Noman Saeed</w:t>
            </w:r>
          </w:p>
        </w:tc>
        <w:tc>
          <w:tcPr>
            <w:tcW w:w="2814" w:type="dxa"/>
          </w:tcPr>
          <w:p w14:paraId="0F51760D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Technical Lead</w:t>
            </w:r>
          </w:p>
        </w:tc>
        <w:tc>
          <w:tcPr>
            <w:tcW w:w="4480" w:type="dxa"/>
          </w:tcPr>
          <w:p w14:paraId="432A985B" w14:textId="77777777" w:rsidR="008B10FE" w:rsidRPr="00203D8F" w:rsidRDefault="008B10FE" w:rsidP="00C72DA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</w:t>
            </w:r>
          </w:p>
        </w:tc>
      </w:tr>
      <w:tr w:rsidR="00A45839" w:rsidRPr="00203D8F" w14:paraId="25EEF9ED" w14:textId="77777777" w:rsidTr="00C72DAD">
        <w:tc>
          <w:tcPr>
            <w:tcW w:w="2072" w:type="dxa"/>
          </w:tcPr>
          <w:p w14:paraId="76DA4481" w14:textId="50ACA8E3" w:rsidR="00A45839" w:rsidRPr="00203D8F" w:rsidRDefault="00A45839" w:rsidP="00A45839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ins w:id="7" w:author="Noman Saeed" w:date="2018-05-09T18:04:00Z">
              <w:r>
                <w:rPr>
                  <w:sz w:val="16"/>
                  <w:szCs w:val="16"/>
                </w:rPr>
                <w:t>Noman Saeed</w:t>
              </w:r>
            </w:ins>
          </w:p>
        </w:tc>
        <w:tc>
          <w:tcPr>
            <w:tcW w:w="2814" w:type="dxa"/>
          </w:tcPr>
          <w:p w14:paraId="2E82EF24" w14:textId="0AD7DCA4" w:rsidR="00A45839" w:rsidRPr="00203D8F" w:rsidRDefault="00A45839" w:rsidP="00A45839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ins w:id="8" w:author="Noman Saeed" w:date="2018-05-09T18:04:00Z">
              <w:r>
                <w:rPr>
                  <w:sz w:val="16"/>
                  <w:szCs w:val="16"/>
                </w:rPr>
                <w:t>Technical Lead</w:t>
              </w:r>
            </w:ins>
          </w:p>
        </w:tc>
        <w:tc>
          <w:tcPr>
            <w:tcW w:w="4480" w:type="dxa"/>
          </w:tcPr>
          <w:p w14:paraId="701D0FAB" w14:textId="092740F8" w:rsidR="00A45839" w:rsidRPr="00203D8F" w:rsidRDefault="00A45839" w:rsidP="00A45839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ins w:id="9" w:author="Noman Saeed" w:date="2018-05-09T18:04:00Z">
              <w:r>
                <w:rPr>
                  <w:sz w:val="16"/>
                  <w:szCs w:val="16"/>
                </w:rPr>
                <w:t>1.1</w:t>
              </w:r>
            </w:ins>
          </w:p>
        </w:tc>
      </w:tr>
      <w:tr w:rsidR="00A45839" w:rsidRPr="00203D8F" w14:paraId="5E2C485E" w14:textId="77777777" w:rsidTr="00C72DAD">
        <w:tc>
          <w:tcPr>
            <w:tcW w:w="2072" w:type="dxa"/>
          </w:tcPr>
          <w:p w14:paraId="5BF6B4AA" w14:textId="77777777" w:rsidR="00A45839" w:rsidRPr="00203D8F" w:rsidRDefault="00A45839" w:rsidP="00A45839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814" w:type="dxa"/>
          </w:tcPr>
          <w:p w14:paraId="227DC71C" w14:textId="77777777" w:rsidR="00A45839" w:rsidRPr="00203D8F" w:rsidRDefault="00A45839" w:rsidP="00A45839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480" w:type="dxa"/>
          </w:tcPr>
          <w:p w14:paraId="4E4C3F7C" w14:textId="77777777" w:rsidR="00A45839" w:rsidRPr="00203D8F" w:rsidRDefault="00A45839" w:rsidP="00A45839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</w:tr>
    </w:tbl>
    <w:p w14:paraId="63E1338F" w14:textId="77777777" w:rsidR="008B10FE" w:rsidRDefault="008B10FE" w:rsidP="008B10FE">
      <w:pPr>
        <w:pStyle w:val="TOC1"/>
      </w:pPr>
    </w:p>
    <w:p w14:paraId="6BDDE4FF" w14:textId="77777777" w:rsidR="00647439" w:rsidRPr="009A547E" w:rsidRDefault="00647439" w:rsidP="00647439"/>
    <w:sdt>
      <w:sdtPr>
        <w:rPr>
          <w:rFonts w:asciiTheme="minorHAnsi" w:eastAsiaTheme="minorHAnsi" w:hAnsiTheme="minorHAnsi" w:cstheme="minorBidi"/>
          <w:b w:val="0"/>
          <w:smallCaps w:val="0"/>
          <w:noProof/>
          <w:color w:val="auto"/>
          <w:sz w:val="22"/>
          <w:szCs w:val="22"/>
        </w:rPr>
        <w:id w:val="-198477826"/>
        <w:docPartObj>
          <w:docPartGallery w:val="Table of Contents"/>
          <w:docPartUnique/>
        </w:docPartObj>
      </w:sdtPr>
      <w:sdtEndPr>
        <w:rPr>
          <w:bCs/>
          <w:sz w:val="21"/>
          <w:szCs w:val="21"/>
        </w:rPr>
      </w:sdtEndPr>
      <w:sdtContent>
        <w:p w14:paraId="77D76EDB" w14:textId="77777777" w:rsidR="00647439" w:rsidRPr="009A547E" w:rsidRDefault="00647439" w:rsidP="00647439">
          <w:pPr>
            <w:pStyle w:val="TOCHeading"/>
            <w:tabs>
              <w:tab w:val="center" w:pos="4680"/>
              <w:tab w:val="left" w:pos="8490"/>
            </w:tabs>
            <w:jc w:val="left"/>
          </w:pPr>
          <w:r w:rsidRPr="009A547E">
            <w:rPr>
              <w:rFonts w:asciiTheme="minorHAnsi" w:eastAsiaTheme="minorHAnsi" w:hAnsiTheme="minorHAnsi" w:cstheme="minorBidi"/>
              <w:b w:val="0"/>
              <w:smallCaps w:val="0"/>
              <w:color w:val="auto"/>
              <w:sz w:val="22"/>
              <w:szCs w:val="22"/>
            </w:rPr>
            <w:tab/>
          </w:r>
          <w:r w:rsidRPr="009A547E">
            <w:t>Table of Contents</w:t>
          </w:r>
          <w:r w:rsidRPr="009A547E">
            <w:tab/>
          </w:r>
        </w:p>
        <w:p w14:paraId="58732654" w14:textId="77777777" w:rsidR="001A03F1" w:rsidRDefault="00647439">
          <w:pPr>
            <w:pStyle w:val="TOC1"/>
            <w:rPr>
              <w:rFonts w:eastAsiaTheme="minorEastAsia"/>
              <w:noProof/>
            </w:rPr>
          </w:pPr>
          <w:r w:rsidRPr="00684F94">
            <w:rPr>
              <w:sz w:val="21"/>
              <w:szCs w:val="21"/>
            </w:rPr>
            <w:fldChar w:fldCharType="begin"/>
          </w:r>
          <w:r w:rsidRPr="009A547E">
            <w:rPr>
              <w:sz w:val="21"/>
              <w:szCs w:val="21"/>
            </w:rPr>
            <w:instrText xml:space="preserve"> TOC \o "1-4" \h \z \u </w:instrText>
          </w:r>
          <w:r w:rsidRPr="00684F94">
            <w:rPr>
              <w:sz w:val="21"/>
              <w:szCs w:val="21"/>
            </w:rPr>
            <w:fldChar w:fldCharType="separate"/>
          </w:r>
          <w:hyperlink w:anchor="_Toc513633299" w:history="1">
            <w:r w:rsidR="001A03F1" w:rsidRPr="00C35756">
              <w:rPr>
                <w:rStyle w:val="Hyperlink"/>
                <w:noProof/>
              </w:rPr>
              <w:t>Document Overview</w:t>
            </w:r>
            <w:r w:rsidR="001A03F1">
              <w:rPr>
                <w:noProof/>
                <w:webHidden/>
              </w:rPr>
              <w:tab/>
            </w:r>
            <w:r w:rsidR="001A03F1">
              <w:rPr>
                <w:noProof/>
                <w:webHidden/>
              </w:rPr>
              <w:fldChar w:fldCharType="begin"/>
            </w:r>
            <w:r w:rsidR="001A03F1">
              <w:rPr>
                <w:noProof/>
                <w:webHidden/>
              </w:rPr>
              <w:instrText xml:space="preserve"> PAGEREF _Toc513633299 \h </w:instrText>
            </w:r>
            <w:r w:rsidR="001A03F1">
              <w:rPr>
                <w:noProof/>
                <w:webHidden/>
              </w:rPr>
            </w:r>
            <w:r w:rsidR="001A03F1">
              <w:rPr>
                <w:noProof/>
                <w:webHidden/>
              </w:rPr>
              <w:fldChar w:fldCharType="separate"/>
            </w:r>
            <w:r w:rsidR="001A03F1">
              <w:rPr>
                <w:noProof/>
                <w:webHidden/>
              </w:rPr>
              <w:t>2</w:t>
            </w:r>
            <w:r w:rsidR="001A03F1">
              <w:rPr>
                <w:noProof/>
                <w:webHidden/>
              </w:rPr>
              <w:fldChar w:fldCharType="end"/>
            </w:r>
          </w:hyperlink>
        </w:p>
        <w:p w14:paraId="5492574E" w14:textId="77777777" w:rsidR="001A03F1" w:rsidRDefault="00A77E65">
          <w:pPr>
            <w:pStyle w:val="TOC1"/>
            <w:rPr>
              <w:rFonts w:eastAsiaTheme="minorEastAsia"/>
              <w:noProof/>
            </w:rPr>
          </w:pPr>
          <w:hyperlink w:anchor="_Toc513633300" w:history="1">
            <w:r w:rsidR="001A03F1" w:rsidRPr="00C35756">
              <w:rPr>
                <w:rStyle w:val="Hyperlink"/>
                <w:b/>
                <w:i/>
                <w:noProof/>
              </w:rPr>
              <w:t>Revision History</w:t>
            </w:r>
            <w:r w:rsidR="001A03F1">
              <w:rPr>
                <w:noProof/>
                <w:webHidden/>
              </w:rPr>
              <w:tab/>
            </w:r>
            <w:r w:rsidR="001A03F1">
              <w:rPr>
                <w:noProof/>
                <w:webHidden/>
              </w:rPr>
              <w:fldChar w:fldCharType="begin"/>
            </w:r>
            <w:r w:rsidR="001A03F1">
              <w:rPr>
                <w:noProof/>
                <w:webHidden/>
              </w:rPr>
              <w:instrText xml:space="preserve"> PAGEREF _Toc513633300 \h </w:instrText>
            </w:r>
            <w:r w:rsidR="001A03F1">
              <w:rPr>
                <w:noProof/>
                <w:webHidden/>
              </w:rPr>
            </w:r>
            <w:r w:rsidR="001A03F1">
              <w:rPr>
                <w:noProof/>
                <w:webHidden/>
              </w:rPr>
              <w:fldChar w:fldCharType="separate"/>
            </w:r>
            <w:r w:rsidR="001A03F1">
              <w:rPr>
                <w:noProof/>
                <w:webHidden/>
              </w:rPr>
              <w:t>2</w:t>
            </w:r>
            <w:r w:rsidR="001A03F1">
              <w:rPr>
                <w:noProof/>
                <w:webHidden/>
              </w:rPr>
              <w:fldChar w:fldCharType="end"/>
            </w:r>
          </w:hyperlink>
        </w:p>
        <w:p w14:paraId="0D2C2FAB" w14:textId="77777777" w:rsidR="001A03F1" w:rsidRDefault="00A77E65">
          <w:pPr>
            <w:pStyle w:val="TOC1"/>
            <w:rPr>
              <w:rFonts w:eastAsiaTheme="minorEastAsia"/>
              <w:noProof/>
            </w:rPr>
          </w:pPr>
          <w:hyperlink w:anchor="_Toc513633301" w:history="1">
            <w:r w:rsidR="001A03F1" w:rsidRPr="00C35756">
              <w:rPr>
                <w:rStyle w:val="Hyperlink"/>
                <w:b/>
                <w:i/>
                <w:noProof/>
              </w:rPr>
              <w:t>Approved By</w:t>
            </w:r>
            <w:r w:rsidR="001A03F1">
              <w:rPr>
                <w:noProof/>
                <w:webHidden/>
              </w:rPr>
              <w:tab/>
            </w:r>
            <w:r w:rsidR="001A03F1">
              <w:rPr>
                <w:noProof/>
                <w:webHidden/>
              </w:rPr>
              <w:fldChar w:fldCharType="begin"/>
            </w:r>
            <w:r w:rsidR="001A03F1">
              <w:rPr>
                <w:noProof/>
                <w:webHidden/>
              </w:rPr>
              <w:instrText xml:space="preserve"> PAGEREF _Toc513633301 \h </w:instrText>
            </w:r>
            <w:r w:rsidR="001A03F1">
              <w:rPr>
                <w:noProof/>
                <w:webHidden/>
              </w:rPr>
            </w:r>
            <w:r w:rsidR="001A03F1">
              <w:rPr>
                <w:noProof/>
                <w:webHidden/>
              </w:rPr>
              <w:fldChar w:fldCharType="separate"/>
            </w:r>
            <w:r w:rsidR="001A03F1">
              <w:rPr>
                <w:noProof/>
                <w:webHidden/>
              </w:rPr>
              <w:t>2</w:t>
            </w:r>
            <w:r w:rsidR="001A03F1">
              <w:rPr>
                <w:noProof/>
                <w:webHidden/>
              </w:rPr>
              <w:fldChar w:fldCharType="end"/>
            </w:r>
          </w:hyperlink>
        </w:p>
        <w:p w14:paraId="732D6EE9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02" w:history="1">
            <w:r w:rsidR="001A03F1" w:rsidRPr="00C35756">
              <w:rPr>
                <w:rStyle w:val="Hyperlink"/>
                <w:bCs/>
                <w:smallCaps/>
                <w:spacing w:val="5"/>
              </w:rPr>
              <w:t>Installation Steps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_Toc513633302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4</w:t>
            </w:r>
            <w:r w:rsidR="001A03F1">
              <w:rPr>
                <w:webHidden/>
              </w:rPr>
              <w:fldChar w:fldCharType="end"/>
            </w:r>
          </w:hyperlink>
        </w:p>
        <w:p w14:paraId="3104DEE6" w14:textId="77777777" w:rsidR="001A03F1" w:rsidRDefault="00A77E65">
          <w:pPr>
            <w:pStyle w:val="TOC1"/>
            <w:rPr>
              <w:rFonts w:eastAsiaTheme="minorEastAsia"/>
              <w:noProof/>
            </w:rPr>
          </w:pPr>
          <w:hyperlink w:anchor="_Toc513633303" w:history="1">
            <w:r w:rsidR="001A03F1" w:rsidRPr="00C35756">
              <w:rPr>
                <w:rStyle w:val="Hyperlink"/>
                <w:bCs/>
                <w:smallCaps/>
                <w:noProof/>
                <w:spacing w:val="5"/>
              </w:rPr>
              <w:t>Prerequisite for deployment</w:t>
            </w:r>
            <w:r w:rsidR="001A03F1">
              <w:rPr>
                <w:noProof/>
                <w:webHidden/>
              </w:rPr>
              <w:tab/>
            </w:r>
            <w:r w:rsidR="001A03F1">
              <w:rPr>
                <w:noProof/>
                <w:webHidden/>
              </w:rPr>
              <w:fldChar w:fldCharType="begin"/>
            </w:r>
            <w:r w:rsidR="001A03F1">
              <w:rPr>
                <w:noProof/>
                <w:webHidden/>
              </w:rPr>
              <w:instrText xml:space="preserve"> PAGEREF _Toc513633303 \h </w:instrText>
            </w:r>
            <w:r w:rsidR="001A03F1">
              <w:rPr>
                <w:noProof/>
                <w:webHidden/>
              </w:rPr>
            </w:r>
            <w:r w:rsidR="001A03F1">
              <w:rPr>
                <w:noProof/>
                <w:webHidden/>
              </w:rPr>
              <w:fldChar w:fldCharType="separate"/>
            </w:r>
            <w:r w:rsidR="001A03F1">
              <w:rPr>
                <w:noProof/>
                <w:webHidden/>
              </w:rPr>
              <w:t>4</w:t>
            </w:r>
            <w:r w:rsidR="001A03F1">
              <w:rPr>
                <w:noProof/>
                <w:webHidden/>
              </w:rPr>
              <w:fldChar w:fldCharType="end"/>
            </w:r>
          </w:hyperlink>
        </w:p>
        <w:p w14:paraId="22E7F9F2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04" w:history="1">
            <w:r w:rsidR="001A03F1" w:rsidRPr="00C35756">
              <w:rPr>
                <w:rStyle w:val="Hyperlink"/>
              </w:rPr>
              <w:t>General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_Toc513633304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4</w:t>
            </w:r>
            <w:r w:rsidR="001A03F1">
              <w:rPr>
                <w:webHidden/>
              </w:rPr>
              <w:fldChar w:fldCharType="end"/>
            </w:r>
          </w:hyperlink>
        </w:p>
        <w:p w14:paraId="386C6AF8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05" w:history="1">
            <w:r w:rsidR="001A03F1" w:rsidRPr="00C35756">
              <w:rPr>
                <w:rStyle w:val="Hyperlink"/>
                <w:bCs/>
                <w:smallCaps/>
                <w:spacing w:val="5"/>
              </w:rPr>
              <w:t>Magento® Prerequisite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_Toc513633305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4</w:t>
            </w:r>
            <w:r w:rsidR="001A03F1">
              <w:rPr>
                <w:webHidden/>
              </w:rPr>
              <w:fldChar w:fldCharType="end"/>
            </w:r>
          </w:hyperlink>
        </w:p>
        <w:p w14:paraId="32506C75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06" w:history="1">
            <w:r w:rsidR="001A03F1" w:rsidRPr="00C35756">
              <w:rPr>
                <w:rStyle w:val="Hyperlink"/>
                <w:bCs/>
                <w:smallCaps/>
                <w:spacing w:val="5"/>
              </w:rPr>
              <w:t>AX Prerequisites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_Toc513633306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4</w:t>
            </w:r>
            <w:r w:rsidR="001A03F1">
              <w:rPr>
                <w:webHidden/>
              </w:rPr>
              <w:fldChar w:fldCharType="end"/>
            </w:r>
          </w:hyperlink>
        </w:p>
        <w:p w14:paraId="525D9F77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07" w:history="1">
            <w:r w:rsidR="001A03F1" w:rsidRPr="00C35756">
              <w:rPr>
                <w:rStyle w:val="Hyperlink"/>
              </w:rPr>
              <w:t>Product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_Toc513633307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4</w:t>
            </w:r>
            <w:r w:rsidR="001A03F1">
              <w:rPr>
                <w:webHidden/>
              </w:rPr>
              <w:fldChar w:fldCharType="end"/>
            </w:r>
          </w:hyperlink>
        </w:p>
        <w:p w14:paraId="6CBB85B3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08" w:history="1">
            <w:r w:rsidR="001A03F1" w:rsidRPr="00C35756">
              <w:rPr>
                <w:rStyle w:val="Hyperlink"/>
              </w:rPr>
              <w:t>Sales Order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_Toc513633308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4</w:t>
            </w:r>
            <w:r w:rsidR="001A03F1">
              <w:rPr>
                <w:webHidden/>
              </w:rPr>
              <w:fldChar w:fldCharType="end"/>
            </w:r>
          </w:hyperlink>
        </w:p>
        <w:p w14:paraId="71050C53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09" w:history="1">
            <w:r w:rsidR="001A03F1" w:rsidRPr="00C35756">
              <w:rPr>
                <w:rStyle w:val="Hyperlink"/>
              </w:rPr>
              <w:t>Customer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_Toc513633309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4</w:t>
            </w:r>
            <w:r w:rsidR="001A03F1">
              <w:rPr>
                <w:webHidden/>
              </w:rPr>
              <w:fldChar w:fldCharType="end"/>
            </w:r>
          </w:hyperlink>
        </w:p>
        <w:p w14:paraId="69B6C65C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10" w:history="1">
            <w:r w:rsidR="001A03F1" w:rsidRPr="00C35756">
              <w:rPr>
                <w:rStyle w:val="Hyperlink"/>
              </w:rPr>
              <w:t>Jobs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_Toc513633310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4</w:t>
            </w:r>
            <w:r w:rsidR="001A03F1">
              <w:rPr>
                <w:webHidden/>
              </w:rPr>
              <w:fldChar w:fldCharType="end"/>
            </w:r>
          </w:hyperlink>
        </w:p>
        <w:p w14:paraId="23E49B27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11" w:history="1">
            <w:r w:rsidR="001A03F1" w:rsidRPr="00C35756">
              <w:rPr>
                <w:rStyle w:val="Hyperlink"/>
                <w:bCs/>
                <w:smallCaps/>
                <w:spacing w:val="5"/>
              </w:rPr>
              <w:t>Deployment items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_Toc513633311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5</w:t>
            </w:r>
            <w:r w:rsidR="001A03F1">
              <w:rPr>
                <w:webHidden/>
              </w:rPr>
              <w:fldChar w:fldCharType="end"/>
            </w:r>
          </w:hyperlink>
        </w:p>
        <w:p w14:paraId="1420F7F2" w14:textId="77777777" w:rsidR="001A03F1" w:rsidRDefault="00A77E65">
          <w:pPr>
            <w:pStyle w:val="TOC1"/>
            <w:rPr>
              <w:rFonts w:eastAsiaTheme="minorEastAsia"/>
              <w:noProof/>
            </w:rPr>
          </w:pPr>
          <w:hyperlink w:anchor="_Toc513633312" w:history="1">
            <w:r w:rsidR="001A03F1" w:rsidRPr="00C35756">
              <w:rPr>
                <w:rStyle w:val="Hyperlink"/>
                <w:bCs/>
                <w:smallCaps/>
                <w:noProof/>
                <w:spacing w:val="5"/>
              </w:rPr>
              <w:t>Reference Tables</w:t>
            </w:r>
            <w:r w:rsidR="001A03F1">
              <w:rPr>
                <w:noProof/>
                <w:webHidden/>
              </w:rPr>
              <w:tab/>
            </w:r>
            <w:r w:rsidR="001A03F1">
              <w:rPr>
                <w:noProof/>
                <w:webHidden/>
              </w:rPr>
              <w:fldChar w:fldCharType="begin"/>
            </w:r>
            <w:r w:rsidR="001A03F1">
              <w:rPr>
                <w:noProof/>
                <w:webHidden/>
              </w:rPr>
              <w:instrText xml:space="preserve"> PAGEREF _Toc513633312 \h </w:instrText>
            </w:r>
            <w:r w:rsidR="001A03F1">
              <w:rPr>
                <w:noProof/>
                <w:webHidden/>
              </w:rPr>
            </w:r>
            <w:r w:rsidR="001A03F1">
              <w:rPr>
                <w:noProof/>
                <w:webHidden/>
              </w:rPr>
              <w:fldChar w:fldCharType="separate"/>
            </w:r>
            <w:r w:rsidR="001A03F1">
              <w:rPr>
                <w:noProof/>
                <w:webHidden/>
              </w:rPr>
              <w:t>5</w:t>
            </w:r>
            <w:r w:rsidR="001A03F1">
              <w:rPr>
                <w:noProof/>
                <w:webHidden/>
              </w:rPr>
              <w:fldChar w:fldCharType="end"/>
            </w:r>
          </w:hyperlink>
        </w:p>
        <w:p w14:paraId="4FD4AB0C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13" w:history="1">
            <w:r w:rsidR="001A03F1" w:rsidRPr="00C35756">
              <w:rPr>
                <w:rStyle w:val="Hyperlink"/>
                <w:bCs/>
                <w:smallCaps/>
                <w:spacing w:val="5"/>
              </w:rPr>
              <w:t>Job Table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_Toc513633313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5</w:t>
            </w:r>
            <w:r w:rsidR="001A03F1">
              <w:rPr>
                <w:webHidden/>
              </w:rPr>
              <w:fldChar w:fldCharType="end"/>
            </w:r>
          </w:hyperlink>
        </w:p>
        <w:p w14:paraId="2CB2C4AD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14" w:history="1">
            <w:r w:rsidR="001A03F1" w:rsidRPr="00C35756">
              <w:rPr>
                <w:rStyle w:val="Hyperlink"/>
              </w:rPr>
              <w:t>JobSchedule table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_Toc513633314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6</w:t>
            </w:r>
            <w:r w:rsidR="001A03F1">
              <w:rPr>
                <w:webHidden/>
              </w:rPr>
              <w:fldChar w:fldCharType="end"/>
            </w:r>
          </w:hyperlink>
        </w:p>
        <w:p w14:paraId="612FE81A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15" w:history="1">
            <w:r w:rsidR="001A03F1" w:rsidRPr="00C35756">
              <w:rPr>
                <w:rStyle w:val="Hyperlink"/>
              </w:rPr>
              <w:t>Example UI and Description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_Toc513633315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6</w:t>
            </w:r>
            <w:r w:rsidR="001A03F1">
              <w:rPr>
                <w:webHidden/>
              </w:rPr>
              <w:fldChar w:fldCharType="end"/>
            </w:r>
          </w:hyperlink>
        </w:p>
        <w:p w14:paraId="05E823B0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16" w:history="1">
            <w:r w:rsidR="001A03F1" w:rsidRPr="00C35756">
              <w:rPr>
                <w:rStyle w:val="Hyperlink"/>
              </w:rPr>
              <w:t>Payment Method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_Toc513633316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7</w:t>
            </w:r>
            <w:r w:rsidR="001A03F1">
              <w:rPr>
                <w:webHidden/>
              </w:rPr>
              <w:fldChar w:fldCharType="end"/>
            </w:r>
          </w:hyperlink>
        </w:p>
        <w:p w14:paraId="35ADBC2E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17" w:history="1">
            <w:r w:rsidR="001A03F1" w:rsidRPr="00C35756">
              <w:rPr>
                <w:rStyle w:val="Hyperlink"/>
              </w:rPr>
              <w:t>ConfigurableObject Table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_Toc513633317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9</w:t>
            </w:r>
            <w:r w:rsidR="001A03F1">
              <w:rPr>
                <w:webHidden/>
              </w:rPr>
              <w:fldChar w:fldCharType="end"/>
            </w:r>
          </w:hyperlink>
        </w:p>
        <w:p w14:paraId="6518EEC0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18" w:history="1">
            <w:r w:rsidR="001A03F1" w:rsidRPr="00C35756">
              <w:rPr>
                <w:rStyle w:val="Hyperlink"/>
                <w:bCs/>
                <w:smallCaps/>
                <w:spacing w:val="5"/>
              </w:rPr>
              <w:t>Configuration of Modules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_Toc513633318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11</w:t>
            </w:r>
            <w:r w:rsidR="001A03F1">
              <w:rPr>
                <w:webHidden/>
              </w:rPr>
              <w:fldChar w:fldCharType="end"/>
            </w:r>
          </w:hyperlink>
        </w:p>
        <w:p w14:paraId="088C24E1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19" w:history="1">
            <w:r w:rsidR="001A03F1" w:rsidRPr="00C35756">
              <w:rPr>
                <w:rStyle w:val="Hyperlink"/>
                <w:bCs/>
                <w:smallCaps/>
                <w:spacing w:val="5"/>
              </w:rPr>
              <w:t>SFTP Directory Structure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_Toc513633319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20</w:t>
            </w:r>
            <w:r w:rsidR="001A03F1">
              <w:rPr>
                <w:webHidden/>
              </w:rPr>
              <w:fldChar w:fldCharType="end"/>
            </w:r>
          </w:hyperlink>
        </w:p>
        <w:p w14:paraId="036F7926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20" w:history="1">
            <w:r w:rsidR="001A03F1" w:rsidRPr="00C35756">
              <w:rPr>
                <w:rStyle w:val="Hyperlink"/>
                <w:bCs/>
                <w:smallCaps/>
                <w:spacing w:val="5"/>
              </w:rPr>
              <w:t>Local Directory Structure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_Toc513633320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21</w:t>
            </w:r>
            <w:r w:rsidR="001A03F1">
              <w:rPr>
                <w:webHidden/>
              </w:rPr>
              <w:fldChar w:fldCharType="end"/>
            </w:r>
          </w:hyperlink>
        </w:p>
        <w:p w14:paraId="66875D20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21" w:history="1">
            <w:r w:rsidR="001A03F1" w:rsidRPr="00C35756">
              <w:rPr>
                <w:rStyle w:val="Hyperlink"/>
                <w:bCs/>
                <w:smallCaps/>
                <w:spacing w:val="5"/>
              </w:rPr>
              <w:t>Initialize Retail Scheduler in AX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_Toc513633321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23</w:t>
            </w:r>
            <w:r w:rsidR="001A03F1">
              <w:rPr>
                <w:webHidden/>
              </w:rPr>
              <w:fldChar w:fldCharType="end"/>
            </w:r>
          </w:hyperlink>
        </w:p>
        <w:p w14:paraId="720C88E9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22" w:history="1">
            <w:r w:rsidR="001A03F1" w:rsidRPr="00C35756">
              <w:rPr>
                <w:rStyle w:val="Hyperlink"/>
              </w:rPr>
              <w:t>First Time Deployment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_Toc513633322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24</w:t>
            </w:r>
            <w:r w:rsidR="001A03F1">
              <w:rPr>
                <w:webHidden/>
              </w:rPr>
              <w:fldChar w:fldCharType="end"/>
            </w:r>
          </w:hyperlink>
        </w:p>
        <w:p w14:paraId="65ED4F40" w14:textId="77777777" w:rsidR="001A03F1" w:rsidRDefault="00A77E65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513633323" w:history="1">
            <w:r w:rsidR="001A03F1" w:rsidRPr="00C35756">
              <w:rPr>
                <w:rStyle w:val="Hyperlink"/>
              </w:rPr>
              <w:t>Secondary Deployment</w:t>
            </w:r>
            <w:r w:rsidR="001A03F1">
              <w:rPr>
                <w:webHidden/>
              </w:rPr>
              <w:tab/>
            </w:r>
            <w:r w:rsidR="001A03F1">
              <w:rPr>
                <w:webHidden/>
              </w:rPr>
              <w:fldChar w:fldCharType="begin"/>
            </w:r>
            <w:r w:rsidR="001A03F1">
              <w:rPr>
                <w:webHidden/>
              </w:rPr>
              <w:instrText xml:space="preserve"> PAGEREF _Toc513633323 \h </w:instrText>
            </w:r>
            <w:r w:rsidR="001A03F1">
              <w:rPr>
                <w:webHidden/>
              </w:rPr>
            </w:r>
            <w:r w:rsidR="001A03F1">
              <w:rPr>
                <w:webHidden/>
              </w:rPr>
              <w:fldChar w:fldCharType="separate"/>
            </w:r>
            <w:r w:rsidR="001A03F1">
              <w:rPr>
                <w:webHidden/>
              </w:rPr>
              <w:t>24</w:t>
            </w:r>
            <w:r w:rsidR="001A03F1">
              <w:rPr>
                <w:webHidden/>
              </w:rPr>
              <w:fldChar w:fldCharType="end"/>
            </w:r>
          </w:hyperlink>
        </w:p>
        <w:p w14:paraId="5ED85305" w14:textId="77777777" w:rsidR="00647439" w:rsidRPr="009A547E" w:rsidRDefault="00647439" w:rsidP="00647439">
          <w:pPr>
            <w:pStyle w:val="TOC2"/>
          </w:pPr>
          <w:r w:rsidRPr="00684F94">
            <w:rPr>
              <w:sz w:val="21"/>
              <w:szCs w:val="21"/>
            </w:rPr>
            <w:fldChar w:fldCharType="end"/>
          </w:r>
        </w:p>
      </w:sdtContent>
    </w:sdt>
    <w:p w14:paraId="2BF5DD81" w14:textId="77777777" w:rsidR="00647439" w:rsidRPr="009A547E" w:rsidRDefault="00647439" w:rsidP="00647439">
      <w:pPr>
        <w:pStyle w:val="Heading1"/>
      </w:pPr>
    </w:p>
    <w:p w14:paraId="123F6CEA" w14:textId="77777777" w:rsidR="00647439" w:rsidRPr="009A547E" w:rsidRDefault="00647439" w:rsidP="00647439"/>
    <w:p w14:paraId="264218B0" w14:textId="77777777" w:rsidR="00647439" w:rsidRPr="009A547E" w:rsidRDefault="00647439" w:rsidP="00647439"/>
    <w:p w14:paraId="50B9DCF2" w14:textId="77777777" w:rsidR="00647439" w:rsidRPr="009A547E" w:rsidRDefault="00647439" w:rsidP="00647439"/>
    <w:p w14:paraId="055E14EC" w14:textId="77777777" w:rsidR="00647439" w:rsidRPr="009A547E" w:rsidRDefault="00647439" w:rsidP="00647439"/>
    <w:p w14:paraId="05554F85" w14:textId="77777777" w:rsidR="00647439" w:rsidRPr="009A547E" w:rsidRDefault="00647439" w:rsidP="00647439"/>
    <w:p w14:paraId="34D8541E" w14:textId="77777777" w:rsidR="00647439" w:rsidRPr="009A547E" w:rsidRDefault="00647439" w:rsidP="00647439"/>
    <w:p w14:paraId="2EFF70FE" w14:textId="77777777" w:rsidR="00647439" w:rsidRDefault="00647439" w:rsidP="00647439">
      <w:pPr>
        <w:pStyle w:val="Heading2"/>
        <w:rPr>
          <w:rStyle w:val="IntenseReference"/>
        </w:rPr>
      </w:pPr>
      <w:bookmarkStart w:id="10" w:name="_Toc513633302"/>
      <w:bookmarkEnd w:id="0"/>
      <w:r w:rsidRPr="009A547E">
        <w:rPr>
          <w:rStyle w:val="IntenseReference"/>
        </w:rPr>
        <w:t>Installation Steps</w:t>
      </w:r>
      <w:bookmarkEnd w:id="10"/>
    </w:p>
    <w:p w14:paraId="189E831D" w14:textId="77777777" w:rsidR="00647439" w:rsidRPr="00684F94" w:rsidRDefault="00647439" w:rsidP="00647439">
      <w:pPr>
        <w:pStyle w:val="Heading1"/>
        <w:rPr>
          <w:rStyle w:val="IntenseReference"/>
          <w:bCs w:val="0"/>
          <w:smallCaps w:val="0"/>
        </w:rPr>
      </w:pPr>
      <w:bookmarkStart w:id="11" w:name="_Toc513633303"/>
      <w:r w:rsidRPr="009A547E">
        <w:rPr>
          <w:rStyle w:val="IntenseReference"/>
        </w:rPr>
        <w:t>Prerequisite for deployment</w:t>
      </w:r>
      <w:bookmarkEnd w:id="11"/>
    </w:p>
    <w:p w14:paraId="1418A3EA" w14:textId="77777777" w:rsidR="00647439" w:rsidRPr="009A547E" w:rsidRDefault="00647439" w:rsidP="00647439">
      <w:pPr>
        <w:pStyle w:val="Heading2"/>
      </w:pPr>
      <w:bookmarkStart w:id="12" w:name="_Toc513633304"/>
      <w:r w:rsidRPr="009A547E">
        <w:t>General</w:t>
      </w:r>
      <w:bookmarkEnd w:id="12"/>
    </w:p>
    <w:p w14:paraId="1054FA37" w14:textId="0E742AC1" w:rsidR="00647439" w:rsidRPr="009A547E" w:rsidRDefault="00647439" w:rsidP="008F1F30">
      <w:pPr>
        <w:pStyle w:val="ListParagraph"/>
        <w:spacing w:after="0"/>
        <w:ind w:left="1080"/>
      </w:pPr>
    </w:p>
    <w:p w14:paraId="270FB7EB" w14:textId="77777777" w:rsidR="00647439" w:rsidRPr="009A547E" w:rsidRDefault="00647439" w:rsidP="00647439">
      <w:pPr>
        <w:pStyle w:val="ListParagraph"/>
        <w:numPr>
          <w:ilvl w:val="0"/>
          <w:numId w:val="10"/>
        </w:numPr>
        <w:spacing w:after="0"/>
      </w:pPr>
      <w:r w:rsidRPr="009A547E">
        <w:t>Dot Net Framework 4.5</w:t>
      </w:r>
    </w:p>
    <w:p w14:paraId="210F8518" w14:textId="77777777" w:rsidR="00647439" w:rsidRPr="009A547E" w:rsidRDefault="00647439" w:rsidP="00647439">
      <w:pPr>
        <w:pStyle w:val="ListParagraph"/>
        <w:numPr>
          <w:ilvl w:val="0"/>
          <w:numId w:val="10"/>
        </w:numPr>
        <w:spacing w:after="0"/>
      </w:pPr>
      <w:r w:rsidRPr="009A547E">
        <w:t>Ports enabled and all required configuration in place for SFTP client to read and write data to SFTP server.</w:t>
      </w:r>
    </w:p>
    <w:p w14:paraId="6B71B193" w14:textId="77777777" w:rsidR="00647439" w:rsidRPr="009A547E" w:rsidRDefault="00647439" w:rsidP="00647439">
      <w:pPr>
        <w:pStyle w:val="ListParagraph"/>
        <w:numPr>
          <w:ilvl w:val="0"/>
          <w:numId w:val="10"/>
        </w:numPr>
        <w:spacing w:after="0"/>
      </w:pPr>
      <w:r w:rsidRPr="009A547E">
        <w:t>Directory structure on SFTP.</w:t>
      </w:r>
    </w:p>
    <w:p w14:paraId="03B635AA" w14:textId="77777777" w:rsidR="00647439" w:rsidRPr="009A547E" w:rsidRDefault="00647439" w:rsidP="00647439">
      <w:pPr>
        <w:pStyle w:val="ListParagraph"/>
        <w:numPr>
          <w:ilvl w:val="0"/>
          <w:numId w:val="10"/>
        </w:numPr>
        <w:spacing w:after="0"/>
      </w:pPr>
      <w:r w:rsidRPr="009A547E">
        <w:t>Directory structure on local server</w:t>
      </w:r>
    </w:p>
    <w:p w14:paraId="0035658C" w14:textId="77777777" w:rsidR="00647439" w:rsidRPr="009A547E" w:rsidRDefault="00647439" w:rsidP="00647439">
      <w:pPr>
        <w:pStyle w:val="ListParagraph"/>
        <w:numPr>
          <w:ilvl w:val="0"/>
          <w:numId w:val="10"/>
        </w:numPr>
        <w:spacing w:after="0"/>
      </w:pPr>
      <w:r w:rsidRPr="009A547E">
        <w:t>Ports enabled to send email (future requirements)</w:t>
      </w:r>
    </w:p>
    <w:p w14:paraId="1B855479" w14:textId="77777777" w:rsidR="00647439" w:rsidRPr="009A547E" w:rsidRDefault="00647439" w:rsidP="00647439">
      <w:pPr>
        <w:pStyle w:val="ListParagraph"/>
        <w:numPr>
          <w:ilvl w:val="0"/>
          <w:numId w:val="10"/>
        </w:numPr>
        <w:spacing w:after="0"/>
      </w:pPr>
      <w:r w:rsidRPr="009A547E">
        <w:t>Administrative Rights on server</w:t>
      </w:r>
    </w:p>
    <w:p w14:paraId="5B082C69" w14:textId="2A4C0ABC" w:rsidR="00647439" w:rsidRPr="009A547E" w:rsidRDefault="00647439" w:rsidP="00647439">
      <w:pPr>
        <w:pStyle w:val="ListParagraph"/>
        <w:numPr>
          <w:ilvl w:val="0"/>
          <w:numId w:val="10"/>
        </w:numPr>
        <w:spacing w:after="0"/>
      </w:pPr>
      <w:r w:rsidRPr="009A547E">
        <w:t>Service account to run</w:t>
      </w:r>
      <w:r w:rsidR="00781EBA">
        <w:t xml:space="preserve"> CommerceLink</w:t>
      </w:r>
      <w:r w:rsidRPr="009A547E">
        <w:t xml:space="preserve"> service with A</w:t>
      </w:r>
      <w:r w:rsidR="008E5C02">
        <w:t>X</w:t>
      </w:r>
      <w:r w:rsidRPr="009A547E">
        <w:t xml:space="preserve"> admin’s permission</w:t>
      </w:r>
    </w:p>
    <w:p w14:paraId="01EF5CDD" w14:textId="451AE331" w:rsidR="00E52414" w:rsidRPr="001F6710" w:rsidRDefault="00E52414" w:rsidP="00E52414">
      <w:pPr>
        <w:pStyle w:val="Heading2"/>
        <w:rPr>
          <w:rStyle w:val="IntenseReference"/>
          <w:bCs w:val="0"/>
          <w:smallCaps w:val="0"/>
        </w:rPr>
      </w:pPr>
      <w:bookmarkStart w:id="13" w:name="_Toc513633305"/>
      <w:r>
        <w:rPr>
          <w:rStyle w:val="IntenseReference"/>
        </w:rPr>
        <w:t>Magento®</w:t>
      </w:r>
      <w:r w:rsidRPr="001F6710">
        <w:rPr>
          <w:rStyle w:val="IntenseReference"/>
        </w:rPr>
        <w:t xml:space="preserve"> Prerequisite</w:t>
      </w:r>
      <w:bookmarkEnd w:id="13"/>
    </w:p>
    <w:p w14:paraId="56CA3B96" w14:textId="3A9EF559" w:rsidR="00E52414" w:rsidRPr="001B046C" w:rsidRDefault="00E52414" w:rsidP="00E52414">
      <w:pPr>
        <w:pStyle w:val="ListParagraph"/>
        <w:numPr>
          <w:ilvl w:val="0"/>
          <w:numId w:val="46"/>
        </w:numPr>
        <w:spacing w:after="0"/>
      </w:pPr>
      <w:r w:rsidRPr="001F6710">
        <w:t xml:space="preserve">Related </w:t>
      </w:r>
      <w:r>
        <w:t>Magento®</w:t>
      </w:r>
      <w:r w:rsidRPr="001F6710">
        <w:t xml:space="preserve"> website</w:t>
      </w:r>
      <w:r>
        <w:t xml:space="preserve"> running</w:t>
      </w:r>
    </w:p>
    <w:p w14:paraId="275CD744" w14:textId="77777777" w:rsidR="00E52414" w:rsidRPr="001B046C" w:rsidRDefault="00E52414" w:rsidP="00E52414">
      <w:pPr>
        <w:pStyle w:val="ListParagraph"/>
        <w:numPr>
          <w:ilvl w:val="0"/>
          <w:numId w:val="46"/>
        </w:numPr>
        <w:spacing w:after="0"/>
      </w:pPr>
      <w:r>
        <w:t>Integration Framework component is enabled</w:t>
      </w:r>
    </w:p>
    <w:p w14:paraId="2FBB1A28" w14:textId="55140ACF" w:rsidR="00E52414" w:rsidRPr="001B046C" w:rsidRDefault="00E52414" w:rsidP="00E52414">
      <w:pPr>
        <w:pStyle w:val="ListParagraph"/>
        <w:numPr>
          <w:ilvl w:val="0"/>
          <w:numId w:val="46"/>
        </w:numPr>
        <w:spacing w:after="0"/>
      </w:pPr>
      <w:r>
        <w:t>Crone Jobs are enabled</w:t>
      </w:r>
      <w:r w:rsidRPr="001F6710">
        <w:t xml:space="preserve"> </w:t>
      </w:r>
    </w:p>
    <w:p w14:paraId="37E72AD4" w14:textId="1A7F6875" w:rsidR="00E52414" w:rsidRPr="001B046C" w:rsidRDefault="00E52414" w:rsidP="00E52414">
      <w:pPr>
        <w:pStyle w:val="ListParagraph"/>
        <w:numPr>
          <w:ilvl w:val="0"/>
          <w:numId w:val="46"/>
        </w:numPr>
        <w:spacing w:after="0"/>
      </w:pPr>
      <w:r>
        <w:t xml:space="preserve">Crone Jobs </w:t>
      </w:r>
      <w:r w:rsidRPr="001B046C">
        <w:t>written by VSI should be deployed on all servers</w:t>
      </w:r>
    </w:p>
    <w:p w14:paraId="0A4DD21F" w14:textId="77777777" w:rsidR="00647439" w:rsidRPr="00684F94" w:rsidRDefault="00647439" w:rsidP="00647439">
      <w:pPr>
        <w:pStyle w:val="ListParagraph"/>
        <w:spacing w:after="0"/>
        <w:ind w:left="1080"/>
      </w:pPr>
    </w:p>
    <w:p w14:paraId="6682B624" w14:textId="77777777" w:rsidR="00647439" w:rsidRPr="00684F94" w:rsidRDefault="00647439" w:rsidP="00647439">
      <w:pPr>
        <w:pStyle w:val="Heading2"/>
        <w:rPr>
          <w:rStyle w:val="IntenseReference"/>
          <w:bCs w:val="0"/>
          <w:smallCaps w:val="0"/>
        </w:rPr>
      </w:pPr>
      <w:bookmarkStart w:id="14" w:name="_Toc513633306"/>
      <w:r w:rsidRPr="009A547E">
        <w:rPr>
          <w:rStyle w:val="IntenseReference"/>
        </w:rPr>
        <w:t>AX Prerequisites</w:t>
      </w:r>
      <w:bookmarkEnd w:id="14"/>
      <w:r w:rsidRPr="009A547E">
        <w:rPr>
          <w:rStyle w:val="IntenseReference"/>
        </w:rPr>
        <w:tab/>
      </w:r>
    </w:p>
    <w:p w14:paraId="3F927CD6" w14:textId="77777777" w:rsidR="00647439" w:rsidRPr="009A547E" w:rsidRDefault="00647439" w:rsidP="00647439">
      <w:pPr>
        <w:pStyle w:val="ListParagraph"/>
        <w:numPr>
          <w:ilvl w:val="0"/>
          <w:numId w:val="35"/>
        </w:numPr>
        <w:spacing w:after="0"/>
      </w:pPr>
      <w:r w:rsidRPr="009A547E">
        <w:t>Related AX customization deployed -Dynamics AX 2012 R3 Environment.</w:t>
      </w:r>
    </w:p>
    <w:p w14:paraId="71CBFDF3" w14:textId="77777777" w:rsidR="00647439" w:rsidRPr="009A547E" w:rsidRDefault="00647439" w:rsidP="00647439">
      <w:pPr>
        <w:pStyle w:val="ListParagraph"/>
        <w:numPr>
          <w:ilvl w:val="0"/>
          <w:numId w:val="35"/>
        </w:numPr>
        <w:spacing w:after="0"/>
      </w:pPr>
      <w:r w:rsidRPr="009A547E">
        <w:t>Online Stores are configured and in published state along with customizations.</w:t>
      </w:r>
    </w:p>
    <w:p w14:paraId="39DA35CF" w14:textId="0833AB32" w:rsidR="00647439" w:rsidRPr="009A547E" w:rsidRDefault="001622AF" w:rsidP="00647439">
      <w:pPr>
        <w:pStyle w:val="ListParagraph"/>
        <w:numPr>
          <w:ilvl w:val="0"/>
          <w:numId w:val="35"/>
        </w:numPr>
        <w:spacing w:after="0"/>
      </w:pPr>
      <w:r>
        <w:t>AOS</w:t>
      </w:r>
      <w:r w:rsidR="00647439" w:rsidRPr="009A547E">
        <w:t xml:space="preserve"> Service</w:t>
      </w:r>
    </w:p>
    <w:p w14:paraId="034F1AA6" w14:textId="77777777" w:rsidR="00647439" w:rsidRPr="009A547E" w:rsidRDefault="00647439" w:rsidP="00647439">
      <w:pPr>
        <w:pStyle w:val="Heading2"/>
      </w:pPr>
      <w:bookmarkStart w:id="15" w:name="_Toc513633307"/>
      <w:r w:rsidRPr="009A547E">
        <w:t>Product</w:t>
      </w:r>
      <w:bookmarkEnd w:id="15"/>
    </w:p>
    <w:p w14:paraId="0CBDFA9F" w14:textId="77777777" w:rsidR="00647439" w:rsidRPr="009A547E" w:rsidRDefault="00647439" w:rsidP="00647439">
      <w:pPr>
        <w:pStyle w:val="ListParagraph"/>
        <w:numPr>
          <w:ilvl w:val="0"/>
          <w:numId w:val="36"/>
        </w:numPr>
        <w:spacing w:after="0"/>
      </w:pPr>
      <w:r w:rsidRPr="009A547E">
        <w:t>Channel Published</w:t>
      </w:r>
    </w:p>
    <w:p w14:paraId="6F444E99" w14:textId="77777777" w:rsidR="00647439" w:rsidRPr="00AF0383" w:rsidRDefault="00647439" w:rsidP="00647439">
      <w:pPr>
        <w:pStyle w:val="ListParagraph"/>
        <w:numPr>
          <w:ilvl w:val="0"/>
          <w:numId w:val="36"/>
        </w:numPr>
        <w:spacing w:after="0"/>
      </w:pPr>
      <w:r w:rsidRPr="00AF0383">
        <w:t>Channel Hierarchy Published</w:t>
      </w:r>
    </w:p>
    <w:p w14:paraId="2A883431" w14:textId="77777777" w:rsidR="00647439" w:rsidRPr="009A547E" w:rsidRDefault="00647439" w:rsidP="00647439">
      <w:pPr>
        <w:pStyle w:val="ListParagraph"/>
        <w:numPr>
          <w:ilvl w:val="0"/>
          <w:numId w:val="36"/>
        </w:numPr>
        <w:spacing w:after="0"/>
      </w:pPr>
      <w:r w:rsidRPr="009A547E">
        <w:t>Catalog Published</w:t>
      </w:r>
    </w:p>
    <w:p w14:paraId="464706A7" w14:textId="77777777" w:rsidR="00647439" w:rsidRPr="009A547E" w:rsidRDefault="00647439" w:rsidP="00647439">
      <w:pPr>
        <w:pStyle w:val="Heading2"/>
      </w:pPr>
      <w:bookmarkStart w:id="16" w:name="_Toc513633308"/>
      <w:r w:rsidRPr="009A547E">
        <w:t>Sales Order</w:t>
      </w:r>
      <w:bookmarkEnd w:id="16"/>
    </w:p>
    <w:p w14:paraId="2DD7201E" w14:textId="6F9D9CFB" w:rsidR="00647439" w:rsidRPr="00647439" w:rsidRDefault="00647439" w:rsidP="00647439">
      <w:pPr>
        <w:pStyle w:val="ListParagraph"/>
        <w:numPr>
          <w:ilvl w:val="0"/>
          <w:numId w:val="37"/>
        </w:numPr>
        <w:spacing w:after="0"/>
      </w:pPr>
      <w:r w:rsidRPr="00647439">
        <w:t xml:space="preserve">All product synced in </w:t>
      </w:r>
      <w:r w:rsidR="00D0651B">
        <w:t>C</w:t>
      </w:r>
      <w:r w:rsidR="001F6710">
        <w:t>ommerceLink</w:t>
      </w:r>
      <w:r w:rsidRPr="00647439">
        <w:t xml:space="preserve"> </w:t>
      </w:r>
      <w:r w:rsidR="005F5F23">
        <w:t>DB</w:t>
      </w:r>
      <w:r w:rsidRPr="00647439">
        <w:t>.</w:t>
      </w:r>
    </w:p>
    <w:p w14:paraId="30F7E482" w14:textId="77777777" w:rsidR="00647439" w:rsidRPr="00647439" w:rsidRDefault="00647439" w:rsidP="00647439">
      <w:pPr>
        <w:pStyle w:val="ListParagraph"/>
        <w:numPr>
          <w:ilvl w:val="0"/>
          <w:numId w:val="37"/>
        </w:numPr>
        <w:spacing w:after="0"/>
      </w:pPr>
      <w:r w:rsidRPr="00647439">
        <w:t>Ecommerce channel configured properly.</w:t>
      </w:r>
    </w:p>
    <w:p w14:paraId="31061F40" w14:textId="59EE86EA" w:rsidR="00647439" w:rsidRPr="00647439" w:rsidRDefault="001F6710" w:rsidP="00647439">
      <w:pPr>
        <w:pStyle w:val="ListParagraph"/>
        <w:numPr>
          <w:ilvl w:val="0"/>
          <w:numId w:val="37"/>
        </w:numPr>
        <w:spacing w:after="0"/>
      </w:pPr>
      <w:r>
        <w:t>Xml</w:t>
      </w:r>
      <w:r w:rsidR="00E52414">
        <w:t>/CSV</w:t>
      </w:r>
      <w:r>
        <w:t xml:space="preserve"> generated from </w:t>
      </w:r>
      <w:r w:rsidR="00E52414">
        <w:t>Ecommerce (Magento)</w:t>
      </w:r>
      <w:r>
        <w:t xml:space="preserve"> is</w:t>
      </w:r>
      <w:r w:rsidR="00647439" w:rsidRPr="00647439">
        <w:t xml:space="preserve"> in required format.</w:t>
      </w:r>
    </w:p>
    <w:p w14:paraId="1057465F" w14:textId="01B6E52A" w:rsidR="00647439" w:rsidRDefault="005B63C3" w:rsidP="00647439">
      <w:pPr>
        <w:pStyle w:val="ListParagraph"/>
        <w:numPr>
          <w:ilvl w:val="0"/>
          <w:numId w:val="37"/>
        </w:numPr>
        <w:spacing w:after="0"/>
      </w:pPr>
      <w:r>
        <w:t>AX</w:t>
      </w:r>
      <w:r w:rsidR="00647439" w:rsidRPr="00647439">
        <w:t xml:space="preserve"> configurations should be present in </w:t>
      </w:r>
      <w:r w:rsidR="00D0651B">
        <w:t>CommerceLink</w:t>
      </w:r>
      <w:r w:rsidR="00D0651B" w:rsidRPr="00647439">
        <w:t xml:space="preserve"> </w:t>
      </w:r>
      <w:r w:rsidR="00647439" w:rsidRPr="00647439">
        <w:t xml:space="preserve">db (like: </w:t>
      </w:r>
      <w:r>
        <w:t>Customer Group, Tax c</w:t>
      </w:r>
      <w:r w:rsidR="00647439" w:rsidRPr="00647439">
        <w:t xml:space="preserve">ode, shipping </w:t>
      </w:r>
      <w:r>
        <w:t>methods</w:t>
      </w:r>
      <w:r w:rsidR="00647439" w:rsidRPr="00647439">
        <w:t>,</w:t>
      </w:r>
      <w:r>
        <w:t xml:space="preserve"> shipping charges categories and</w:t>
      </w:r>
      <w:r w:rsidR="00647439" w:rsidRPr="00647439">
        <w:t xml:space="preserve"> payment method etc.)</w:t>
      </w:r>
    </w:p>
    <w:p w14:paraId="79171EDF" w14:textId="2A8D16F8" w:rsidR="00A57774" w:rsidRPr="00E52414" w:rsidRDefault="005462B8" w:rsidP="00E52414">
      <w:pPr>
        <w:pStyle w:val="ListParagraph"/>
        <w:numPr>
          <w:ilvl w:val="0"/>
          <w:numId w:val="37"/>
        </w:numPr>
        <w:spacing w:after="0"/>
        <w:rPr>
          <w:rStyle w:val="IntenseReference"/>
          <w:bCs w:val="0"/>
          <w:smallCaps w:val="0"/>
          <w:color w:val="auto"/>
          <w:spacing w:val="0"/>
          <w:sz w:val="22"/>
        </w:rPr>
      </w:pPr>
      <w:r>
        <w:t>AX</w:t>
      </w:r>
      <w:r w:rsidR="00127A0F">
        <w:t xml:space="preserve"> Customiza</w:t>
      </w:r>
      <w:r w:rsidR="00E52414">
        <w:t>tion Mapping for sales order on</w:t>
      </w:r>
      <w:r w:rsidR="00127A0F">
        <w:t xml:space="preserve"> </w:t>
      </w:r>
      <w:r w:rsidR="00E52414">
        <w:t>retail transaction tables which has custom fields.</w:t>
      </w:r>
    </w:p>
    <w:p w14:paraId="747238FF" w14:textId="249A88B4" w:rsidR="00647439" w:rsidRPr="009A547E" w:rsidRDefault="00647439" w:rsidP="00647439">
      <w:pPr>
        <w:pStyle w:val="Heading2"/>
      </w:pPr>
      <w:bookmarkStart w:id="17" w:name="_Toc513633309"/>
      <w:r w:rsidRPr="00684F94">
        <w:t>Customer</w:t>
      </w:r>
      <w:bookmarkEnd w:id="17"/>
    </w:p>
    <w:p w14:paraId="5D0186BF" w14:textId="77777777" w:rsidR="00647439" w:rsidRPr="00647439" w:rsidRDefault="00647439" w:rsidP="00647439">
      <w:pPr>
        <w:pStyle w:val="ListParagraph"/>
        <w:numPr>
          <w:ilvl w:val="0"/>
          <w:numId w:val="38"/>
        </w:numPr>
        <w:spacing w:after="0"/>
      </w:pPr>
      <w:r w:rsidRPr="00647439">
        <w:t>Customer Number/Account No must be auto generated in AX</w:t>
      </w:r>
    </w:p>
    <w:p w14:paraId="4239A25D" w14:textId="23A13871" w:rsidR="00647439" w:rsidRPr="0078410C" w:rsidRDefault="00EE4134" w:rsidP="00647439">
      <w:pPr>
        <w:pStyle w:val="ListParagraph"/>
        <w:numPr>
          <w:ilvl w:val="0"/>
          <w:numId w:val="38"/>
        </w:numPr>
        <w:spacing w:after="0"/>
      </w:pPr>
      <w:r>
        <w:t xml:space="preserve">Customer </w:t>
      </w:r>
      <w:r w:rsidR="00647439" w:rsidRPr="0078410C">
        <w:t>group specified in configuration must exists in AX as well</w:t>
      </w:r>
    </w:p>
    <w:p w14:paraId="381691CB" w14:textId="77777777" w:rsidR="00647439" w:rsidRPr="009A547E" w:rsidRDefault="00647439" w:rsidP="00647439">
      <w:pPr>
        <w:pStyle w:val="Heading2"/>
      </w:pPr>
      <w:bookmarkStart w:id="18" w:name="_Toc513633310"/>
      <w:r w:rsidRPr="009A547E">
        <w:t>Jobs</w:t>
      </w:r>
      <w:bookmarkEnd w:id="18"/>
    </w:p>
    <w:p w14:paraId="54E3E193" w14:textId="77777777" w:rsidR="00647439" w:rsidRPr="009A547E" w:rsidRDefault="00647439" w:rsidP="00647439">
      <w:pPr>
        <w:ind w:left="360"/>
      </w:pPr>
      <w:r w:rsidRPr="009A547E">
        <w:t>Following job in AX should be running error free.</w:t>
      </w:r>
    </w:p>
    <w:p w14:paraId="6A60DD77" w14:textId="1CD33318" w:rsidR="00647439" w:rsidRPr="009A547E" w:rsidRDefault="00647439" w:rsidP="00647439">
      <w:pPr>
        <w:pStyle w:val="ListParagraph"/>
        <w:numPr>
          <w:ilvl w:val="0"/>
          <w:numId w:val="17"/>
        </w:numPr>
      </w:pPr>
      <w:r w:rsidRPr="009A547E">
        <w:lastRenderedPageBreak/>
        <w:t xml:space="preserve">1020 = Prices and </w:t>
      </w:r>
      <w:r w:rsidR="004A7DE4">
        <w:t>D</w:t>
      </w:r>
      <w:r w:rsidRPr="009A547E">
        <w:t>iscounts</w:t>
      </w:r>
    </w:p>
    <w:p w14:paraId="211D0A81" w14:textId="77777777" w:rsidR="00647439" w:rsidRPr="009A547E" w:rsidRDefault="00647439" w:rsidP="00647439">
      <w:pPr>
        <w:pStyle w:val="ListParagraph"/>
        <w:numPr>
          <w:ilvl w:val="0"/>
          <w:numId w:val="17"/>
        </w:numPr>
      </w:pPr>
      <w:r w:rsidRPr="009A547E">
        <w:t>1040 = Products</w:t>
      </w:r>
    </w:p>
    <w:p w14:paraId="1FD05E1D" w14:textId="77777777" w:rsidR="00647439" w:rsidRPr="009A547E" w:rsidRDefault="00647439" w:rsidP="00647439">
      <w:pPr>
        <w:pStyle w:val="ListParagraph"/>
        <w:numPr>
          <w:ilvl w:val="0"/>
          <w:numId w:val="17"/>
        </w:numPr>
      </w:pPr>
      <w:r w:rsidRPr="009A547E">
        <w:t>1130 = Product Availability</w:t>
      </w:r>
    </w:p>
    <w:p w14:paraId="17B735E9" w14:textId="77777777" w:rsidR="00647439" w:rsidRDefault="00647439" w:rsidP="00647439">
      <w:pPr>
        <w:pStyle w:val="ListParagraph"/>
        <w:numPr>
          <w:ilvl w:val="0"/>
          <w:numId w:val="17"/>
        </w:numPr>
      </w:pPr>
      <w:r w:rsidRPr="009A547E">
        <w:t>1150 = Catalog</w:t>
      </w:r>
    </w:p>
    <w:p w14:paraId="1FBCDE99" w14:textId="2BB44DA7" w:rsidR="005057AD" w:rsidRPr="009A547E" w:rsidRDefault="005057AD" w:rsidP="00647439">
      <w:pPr>
        <w:pStyle w:val="ListParagraph"/>
        <w:numPr>
          <w:ilvl w:val="0"/>
          <w:numId w:val="17"/>
        </w:numPr>
      </w:pPr>
      <w:r>
        <w:t xml:space="preserve">1070 = Channel Configuration </w:t>
      </w:r>
    </w:p>
    <w:p w14:paraId="6A9BE809" w14:textId="77777777" w:rsidR="00647439" w:rsidRPr="009A547E" w:rsidRDefault="00647439" w:rsidP="00647439">
      <w:pPr>
        <w:pStyle w:val="ListParagraph"/>
        <w:numPr>
          <w:ilvl w:val="0"/>
          <w:numId w:val="17"/>
        </w:numPr>
      </w:pPr>
      <w:r w:rsidRPr="009A547E">
        <w:t>P0001 = Channel Transactions</w:t>
      </w:r>
    </w:p>
    <w:p w14:paraId="73CCD833" w14:textId="77777777" w:rsidR="00647439" w:rsidRPr="009A547E" w:rsidRDefault="00647439" w:rsidP="00647439">
      <w:pPr>
        <w:pStyle w:val="ListParagraph"/>
        <w:numPr>
          <w:ilvl w:val="0"/>
          <w:numId w:val="17"/>
        </w:numPr>
      </w:pPr>
      <w:r w:rsidRPr="009A547E">
        <w:t>Sync Online Orders</w:t>
      </w:r>
    </w:p>
    <w:p w14:paraId="148F1756" w14:textId="77777777" w:rsidR="00647439" w:rsidRPr="00684F94" w:rsidRDefault="00647439" w:rsidP="00647439">
      <w:pPr>
        <w:pStyle w:val="Heading2"/>
        <w:rPr>
          <w:rStyle w:val="IntenseReference"/>
          <w:bCs w:val="0"/>
          <w:smallCaps w:val="0"/>
        </w:rPr>
      </w:pPr>
      <w:bookmarkStart w:id="19" w:name="_Toc513633311"/>
      <w:r w:rsidRPr="009A547E">
        <w:rPr>
          <w:rStyle w:val="IntenseReference"/>
        </w:rPr>
        <w:t>Deployment items</w:t>
      </w:r>
      <w:bookmarkEnd w:id="19"/>
    </w:p>
    <w:p w14:paraId="507F0CFE" w14:textId="77777777" w:rsidR="00647439" w:rsidRPr="009A547E" w:rsidRDefault="00647439" w:rsidP="00647439">
      <w:pPr>
        <w:pStyle w:val="ListParagraph"/>
        <w:spacing w:after="0" w:line="254" w:lineRule="auto"/>
      </w:pPr>
      <w:r w:rsidRPr="009A547E">
        <w:t>We have following items for deployment.</w:t>
      </w:r>
    </w:p>
    <w:p w14:paraId="75055F31" w14:textId="01EC4F31" w:rsidR="00951E1F" w:rsidRDefault="00951E1F" w:rsidP="00951E1F">
      <w:pPr>
        <w:pStyle w:val="ListParagraph"/>
        <w:numPr>
          <w:ilvl w:val="1"/>
          <w:numId w:val="2"/>
        </w:numPr>
        <w:spacing w:after="0" w:line="254" w:lineRule="auto"/>
        <w:ind w:left="1800"/>
      </w:pPr>
      <w:r>
        <w:t xml:space="preserve">Commerce Link </w:t>
      </w:r>
      <w:r w:rsidR="00B4346A">
        <w:t xml:space="preserve">Web </w:t>
      </w:r>
      <w:r>
        <w:t>UI Application</w:t>
      </w:r>
    </w:p>
    <w:p w14:paraId="37FE1AF6" w14:textId="61A6B535" w:rsidR="00B13EBA" w:rsidRDefault="00B13EBA" w:rsidP="00B13EBA">
      <w:pPr>
        <w:pStyle w:val="ListParagraph"/>
        <w:numPr>
          <w:ilvl w:val="2"/>
          <w:numId w:val="2"/>
        </w:numPr>
        <w:spacing w:after="0" w:line="254" w:lineRule="auto"/>
      </w:pPr>
      <w:r>
        <w:t xml:space="preserve">Web API for Commerce Link </w:t>
      </w:r>
      <w:r w:rsidR="00B4346A">
        <w:t xml:space="preserve">Web </w:t>
      </w:r>
      <w:r>
        <w:t>UI</w:t>
      </w:r>
    </w:p>
    <w:p w14:paraId="6A21DEE6" w14:textId="56C8E4E2" w:rsidR="00951E1F" w:rsidRDefault="00951E1F" w:rsidP="00951E1F">
      <w:pPr>
        <w:pStyle w:val="ListParagraph"/>
        <w:numPr>
          <w:ilvl w:val="1"/>
          <w:numId w:val="2"/>
        </w:numPr>
        <w:spacing w:after="0" w:line="254" w:lineRule="auto"/>
        <w:ind w:left="1800"/>
      </w:pPr>
      <w:r>
        <w:t xml:space="preserve">Commerce Link </w:t>
      </w:r>
      <w:r w:rsidR="00E52414">
        <w:t>Data</w:t>
      </w:r>
      <w:r>
        <w:t xml:space="preserve"> Service</w:t>
      </w:r>
    </w:p>
    <w:p w14:paraId="30710063" w14:textId="77777777" w:rsidR="00951E1F" w:rsidRDefault="00951E1F" w:rsidP="00951E1F">
      <w:pPr>
        <w:pStyle w:val="ListParagraph"/>
        <w:numPr>
          <w:ilvl w:val="1"/>
          <w:numId w:val="2"/>
        </w:numPr>
        <w:spacing w:after="0" w:line="254" w:lineRule="auto"/>
        <w:ind w:left="1800"/>
      </w:pPr>
      <w:r>
        <w:t>Commerce Link File Sync Service</w:t>
      </w:r>
    </w:p>
    <w:p w14:paraId="2AEAE83C" w14:textId="32E00670" w:rsidR="00647439" w:rsidRPr="009A547E" w:rsidRDefault="00951E1F" w:rsidP="00EE4134">
      <w:pPr>
        <w:pStyle w:val="ListParagraph"/>
        <w:numPr>
          <w:ilvl w:val="1"/>
          <w:numId w:val="2"/>
        </w:numPr>
        <w:spacing w:after="0" w:line="254" w:lineRule="auto"/>
        <w:ind w:left="1800"/>
      </w:pPr>
      <w:r>
        <w:t xml:space="preserve">Commerce Link Web </w:t>
      </w:r>
      <w:r w:rsidR="00E52414">
        <w:t>APIs</w:t>
      </w:r>
      <w:r w:rsidR="00647439" w:rsidRPr="009A547E">
        <w:t xml:space="preserve"> </w:t>
      </w:r>
    </w:p>
    <w:p w14:paraId="7E4F2DC9" w14:textId="77777777" w:rsidR="00647439" w:rsidRPr="00684F94" w:rsidRDefault="00647439" w:rsidP="00647439">
      <w:pPr>
        <w:pStyle w:val="Heading1"/>
        <w:rPr>
          <w:rStyle w:val="IntenseReference"/>
          <w:bCs w:val="0"/>
          <w:smallCaps w:val="0"/>
        </w:rPr>
      </w:pPr>
      <w:bookmarkStart w:id="20" w:name="_Toc513633312"/>
      <w:r w:rsidRPr="009A547E">
        <w:rPr>
          <w:rStyle w:val="IntenseReference"/>
        </w:rPr>
        <w:t>Reference Tables</w:t>
      </w:r>
      <w:bookmarkEnd w:id="20"/>
    </w:p>
    <w:p w14:paraId="3E9C790C" w14:textId="5EA33AD8" w:rsidR="00647439" w:rsidRPr="00684F94" w:rsidRDefault="00B90F31" w:rsidP="00647439">
      <w:pPr>
        <w:pStyle w:val="Heading2"/>
        <w:rPr>
          <w:rStyle w:val="IntenseReference"/>
          <w:bCs w:val="0"/>
          <w:smallCaps w:val="0"/>
        </w:rPr>
      </w:pPr>
      <w:bookmarkStart w:id="21" w:name="_Toc513633313"/>
      <w:r>
        <w:rPr>
          <w:rStyle w:val="IntenseReference"/>
        </w:rPr>
        <w:t>Job</w:t>
      </w:r>
      <w:r w:rsidR="00647439" w:rsidRPr="009A547E">
        <w:rPr>
          <w:rStyle w:val="IntenseReference"/>
        </w:rPr>
        <w:t xml:space="preserve"> Table</w:t>
      </w:r>
      <w:bookmarkEnd w:id="21"/>
    </w:p>
    <w:p w14:paraId="13DC931C" w14:textId="1A2008F4" w:rsidR="00647439" w:rsidRDefault="00647439" w:rsidP="00647439">
      <w:r w:rsidRPr="009A547E">
        <w:t>This table is a reference table for</w:t>
      </w:r>
      <w:r w:rsidR="008B7296">
        <w:t xml:space="preserve"> all jobs of the CommerceLink</w:t>
      </w:r>
      <w:r w:rsidRPr="009A547E">
        <w:t>. There are few columns which are very important to understand Jobs</w:t>
      </w:r>
    </w:p>
    <w:p w14:paraId="09581B84" w14:textId="6413F309" w:rsidR="00B90F31" w:rsidRPr="009A547E" w:rsidRDefault="00B90F31" w:rsidP="00B90F31">
      <w:r>
        <w:rPr>
          <w:b/>
        </w:rPr>
        <w:t>JobName</w:t>
      </w:r>
      <w:r w:rsidRPr="009A547E">
        <w:rPr>
          <w:b/>
        </w:rPr>
        <w:t xml:space="preserve"> Column: </w:t>
      </w:r>
      <w:r w:rsidRPr="009A547E">
        <w:t>Th</w:t>
      </w:r>
      <w:r>
        <w:t>is column is used to store the name of the Job.</w:t>
      </w:r>
    </w:p>
    <w:p w14:paraId="0FDF9B00" w14:textId="248D1C6C" w:rsidR="00B90F31" w:rsidRPr="009A547E" w:rsidRDefault="00B90F31" w:rsidP="00B90F31">
      <w:r>
        <w:rPr>
          <w:b/>
        </w:rPr>
        <w:t>Enabled</w:t>
      </w:r>
      <w:r w:rsidRPr="009A547E">
        <w:rPr>
          <w:b/>
        </w:rPr>
        <w:t xml:space="preserve"> Column: </w:t>
      </w:r>
      <w:r w:rsidRPr="009A547E">
        <w:t xml:space="preserve">There is an </w:t>
      </w:r>
      <w:r>
        <w:t>“Enabled”</w:t>
      </w:r>
      <w:r w:rsidRPr="009A547E">
        <w:t xml:space="preserve"> column in this table which is used to turn on or turn off the jobs.</w:t>
      </w:r>
    </w:p>
    <w:p w14:paraId="2934EF4E" w14:textId="182E4394" w:rsidR="00B90F31" w:rsidRPr="009A547E" w:rsidRDefault="00B90F31" w:rsidP="00B90F31">
      <w:r>
        <w:rPr>
          <w:b/>
        </w:rPr>
        <w:t>JobTypeId</w:t>
      </w:r>
      <w:r w:rsidRPr="009A547E">
        <w:rPr>
          <w:b/>
        </w:rPr>
        <w:t xml:space="preserve"> Column: </w:t>
      </w:r>
      <w:r>
        <w:t>If set as 0 means that the Job processes data from AX and generates file (if required). If set as 1 means that the Job uploads or downloads the file.</w:t>
      </w:r>
    </w:p>
    <w:p w14:paraId="6C91C589" w14:textId="3C6A1F3F" w:rsidR="00647439" w:rsidRPr="00CE155E" w:rsidRDefault="00CE155E" w:rsidP="00647439">
      <w:pPr>
        <w:rPr>
          <w:b/>
          <w:color w:val="2E74B5" w:themeColor="accent1" w:themeShade="BF"/>
          <w:sz w:val="24"/>
        </w:rPr>
      </w:pPr>
      <w:r w:rsidRPr="00CE155E">
        <w:rPr>
          <w:b/>
          <w:color w:val="2E74B5" w:themeColor="accent1" w:themeShade="BF"/>
          <w:sz w:val="24"/>
        </w:rPr>
        <w:t xml:space="preserve">CommerceLink </w:t>
      </w:r>
      <w:r w:rsidR="001900F0">
        <w:rPr>
          <w:b/>
          <w:color w:val="2E74B5" w:themeColor="accent1" w:themeShade="BF"/>
          <w:sz w:val="24"/>
        </w:rPr>
        <w:t>Data Sync</w:t>
      </w:r>
      <w:r w:rsidRPr="00CE155E">
        <w:rPr>
          <w:b/>
          <w:color w:val="2E74B5" w:themeColor="accent1" w:themeShade="BF"/>
          <w:sz w:val="24"/>
        </w:rPr>
        <w:t xml:space="preserve"> Service</w:t>
      </w:r>
      <w:r w:rsidR="00990505">
        <w:rPr>
          <w:b/>
          <w:color w:val="2E74B5" w:themeColor="accent1" w:themeShade="BF"/>
          <w:sz w:val="24"/>
        </w:rPr>
        <w:t>’s</w:t>
      </w:r>
      <w:r w:rsidRPr="00CE155E">
        <w:rPr>
          <w:b/>
          <w:color w:val="2E74B5" w:themeColor="accent1" w:themeShade="BF"/>
          <w:sz w:val="24"/>
        </w:rPr>
        <w:t xml:space="preserve"> Jobs</w:t>
      </w:r>
      <w:r>
        <w:rPr>
          <w:b/>
          <w:color w:val="2E74B5" w:themeColor="accent1" w:themeShade="BF"/>
          <w:sz w:val="24"/>
        </w:rPr>
        <w:t>:</w:t>
      </w:r>
    </w:p>
    <w:tbl>
      <w:tblPr>
        <w:tblW w:w="9673" w:type="dxa"/>
        <w:tblInd w:w="-5" w:type="dxa"/>
        <w:tblLook w:val="04A0" w:firstRow="1" w:lastRow="0" w:firstColumn="1" w:lastColumn="0" w:noHBand="0" w:noVBand="1"/>
      </w:tblPr>
      <w:tblGrid>
        <w:gridCol w:w="1091"/>
        <w:gridCol w:w="3148"/>
        <w:gridCol w:w="5434"/>
      </w:tblGrid>
      <w:tr w:rsidR="00647439" w:rsidRPr="009A547E" w14:paraId="150E52C3" w14:textId="77777777" w:rsidTr="00647439">
        <w:trPr>
          <w:trHeight w:val="326"/>
        </w:trPr>
        <w:tc>
          <w:tcPr>
            <w:tcW w:w="1091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2F53F89B" w14:textId="77777777" w:rsidR="00647439" w:rsidRPr="009A547E" w:rsidRDefault="00647439" w:rsidP="006474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9A547E">
              <w:rPr>
                <w:rFonts w:ascii="Calibri" w:eastAsia="Times New Roman" w:hAnsi="Calibri" w:cs="Times New Roman"/>
                <w:b/>
                <w:bCs/>
                <w:color w:val="FFFFFF"/>
              </w:rPr>
              <w:t>JobID</w:t>
            </w:r>
          </w:p>
        </w:tc>
        <w:tc>
          <w:tcPr>
            <w:tcW w:w="3148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5B9BD5" w:themeColor="accent1"/>
            </w:tcBorders>
            <w:shd w:val="clear" w:color="5B9BD5" w:fill="5B9BD5"/>
            <w:noWrap/>
            <w:vAlign w:val="bottom"/>
            <w:hideMark/>
          </w:tcPr>
          <w:p w14:paraId="43751213" w14:textId="77777777" w:rsidR="00647439" w:rsidRPr="009A547E" w:rsidRDefault="00647439" w:rsidP="006474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9A547E">
              <w:rPr>
                <w:rFonts w:ascii="Calibri" w:eastAsia="Times New Roman" w:hAnsi="Calibri" w:cs="Times New Roman"/>
                <w:b/>
                <w:bCs/>
                <w:color w:val="FFFFFF"/>
              </w:rPr>
              <w:t>JobName</w:t>
            </w:r>
          </w:p>
        </w:tc>
        <w:tc>
          <w:tcPr>
            <w:tcW w:w="5434" w:type="dxa"/>
            <w:tcBorders>
              <w:top w:val="single" w:sz="4" w:space="0" w:color="9BC2E6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5B9BD5" w:fill="5B9BD5"/>
            <w:vAlign w:val="bottom"/>
            <w:hideMark/>
          </w:tcPr>
          <w:p w14:paraId="7D432C7A" w14:textId="77777777" w:rsidR="00647439" w:rsidRPr="009A547E" w:rsidRDefault="00647439" w:rsidP="006474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9A547E">
              <w:rPr>
                <w:rFonts w:ascii="Calibri" w:eastAsia="Times New Roman" w:hAnsi="Calibri" w:cs="Times New Roman"/>
                <w:b/>
                <w:bCs/>
                <w:color w:val="FFFFFF"/>
              </w:rPr>
              <w:t>Description</w:t>
            </w:r>
          </w:p>
        </w:tc>
      </w:tr>
      <w:tr w:rsidR="00647439" w:rsidRPr="009A547E" w14:paraId="290DFE94" w14:textId="77777777" w:rsidTr="000B6ECD">
        <w:trPr>
          <w:trHeight w:val="602"/>
        </w:trPr>
        <w:tc>
          <w:tcPr>
            <w:tcW w:w="1091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31812C86" w14:textId="77777777" w:rsidR="00647439" w:rsidRPr="009A547E" w:rsidRDefault="00647439" w:rsidP="006474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A547E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3148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4395E37A" w14:textId="77777777" w:rsidR="00647439" w:rsidRPr="009A547E" w:rsidRDefault="00647439" w:rsidP="006474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47E">
              <w:rPr>
                <w:rFonts w:ascii="Calibri" w:eastAsia="Times New Roman" w:hAnsi="Calibri" w:cs="Times New Roman"/>
                <w:color w:val="000000"/>
              </w:rPr>
              <w:t>ProductSyncJob</w:t>
            </w:r>
          </w:p>
        </w:tc>
        <w:tc>
          <w:tcPr>
            <w:tcW w:w="5434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vAlign w:val="bottom"/>
            <w:hideMark/>
          </w:tcPr>
          <w:p w14:paraId="68448E25" w14:textId="62DDBEDE" w:rsidR="00647439" w:rsidRPr="009A547E" w:rsidRDefault="00647439" w:rsidP="0033338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47E">
              <w:rPr>
                <w:rFonts w:ascii="Calibri" w:eastAsia="Times New Roman" w:hAnsi="Calibri" w:cs="Times New Roman"/>
                <w:color w:val="000000"/>
              </w:rPr>
              <w:t xml:space="preserve">Product Synchronization Job pulls products from AX ERP and generate </w:t>
            </w:r>
            <w:r w:rsidR="0033338F">
              <w:rPr>
                <w:rFonts w:ascii="Calibri" w:eastAsia="Times New Roman" w:hAnsi="Calibri" w:cs="Times New Roman"/>
                <w:color w:val="000000"/>
              </w:rPr>
              <w:t>XML files for</w:t>
            </w:r>
            <w:r w:rsidRPr="009A547E">
              <w:rPr>
                <w:rFonts w:ascii="Calibri" w:eastAsia="Times New Roman" w:hAnsi="Calibri" w:cs="Times New Roman"/>
                <w:color w:val="000000"/>
              </w:rPr>
              <w:t xml:space="preserve"> ECOM Server</w:t>
            </w:r>
          </w:p>
        </w:tc>
      </w:tr>
      <w:tr w:rsidR="00647439" w:rsidRPr="009A547E" w14:paraId="4FDA0BCF" w14:textId="77777777" w:rsidTr="000B6ECD">
        <w:trPr>
          <w:trHeight w:val="440"/>
        </w:trPr>
        <w:tc>
          <w:tcPr>
            <w:tcW w:w="1091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2859F68C" w14:textId="77777777" w:rsidR="00647439" w:rsidRPr="009A547E" w:rsidRDefault="00647439" w:rsidP="006474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A547E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3148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1E541913" w14:textId="77777777" w:rsidR="00647439" w:rsidRPr="009A547E" w:rsidRDefault="00647439" w:rsidP="006474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47E">
              <w:rPr>
                <w:rFonts w:ascii="Calibri" w:eastAsia="Times New Roman" w:hAnsi="Calibri" w:cs="Times New Roman"/>
                <w:color w:val="000000"/>
              </w:rPr>
              <w:t>PriceSyncJob</w:t>
            </w:r>
          </w:p>
        </w:tc>
        <w:tc>
          <w:tcPr>
            <w:tcW w:w="5434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vAlign w:val="bottom"/>
            <w:hideMark/>
          </w:tcPr>
          <w:p w14:paraId="1B52BAEE" w14:textId="5F961F0C" w:rsidR="00647439" w:rsidRPr="009A547E" w:rsidRDefault="00647439" w:rsidP="0033338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47E">
              <w:rPr>
                <w:rFonts w:ascii="Calibri" w:eastAsia="Times New Roman" w:hAnsi="Calibri" w:cs="Times New Roman"/>
                <w:color w:val="000000"/>
              </w:rPr>
              <w:t xml:space="preserve">Price Synchronization Job pulls product prices  from AX ERP and generate </w:t>
            </w:r>
            <w:r w:rsidR="0033338F">
              <w:rPr>
                <w:rFonts w:ascii="Calibri" w:eastAsia="Times New Roman" w:hAnsi="Calibri" w:cs="Times New Roman"/>
                <w:color w:val="000000"/>
              </w:rPr>
              <w:t>XML</w:t>
            </w:r>
            <w:r w:rsidRPr="009A547E">
              <w:rPr>
                <w:rFonts w:ascii="Calibri" w:eastAsia="Times New Roman" w:hAnsi="Calibri" w:cs="Times New Roman"/>
                <w:color w:val="000000"/>
              </w:rPr>
              <w:t xml:space="preserve"> files for ECOM Server</w:t>
            </w:r>
          </w:p>
        </w:tc>
      </w:tr>
      <w:tr w:rsidR="00647439" w:rsidRPr="009A547E" w14:paraId="48A33C25" w14:textId="77777777" w:rsidTr="000B6ECD">
        <w:trPr>
          <w:trHeight w:val="422"/>
        </w:trPr>
        <w:tc>
          <w:tcPr>
            <w:tcW w:w="1091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3855B1A7" w14:textId="77777777" w:rsidR="00647439" w:rsidRPr="005B0AE5" w:rsidRDefault="00647439" w:rsidP="006474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B0AE5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  <w:tc>
          <w:tcPr>
            <w:tcW w:w="3148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4A8D27E3" w14:textId="77777777" w:rsidR="00647439" w:rsidRPr="005B0AE5" w:rsidRDefault="00647439" w:rsidP="006474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B0AE5">
              <w:rPr>
                <w:rFonts w:ascii="Calibri" w:eastAsia="Times New Roman" w:hAnsi="Calibri" w:cs="Times New Roman"/>
                <w:color w:val="000000"/>
              </w:rPr>
              <w:t>SalesOrderSyncJob</w:t>
            </w:r>
          </w:p>
        </w:tc>
        <w:tc>
          <w:tcPr>
            <w:tcW w:w="5434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vAlign w:val="bottom"/>
            <w:hideMark/>
          </w:tcPr>
          <w:p w14:paraId="24400F9A" w14:textId="0B2539EF" w:rsidR="00647439" w:rsidRPr="009A547E" w:rsidRDefault="00647439" w:rsidP="0033338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47E">
              <w:rPr>
                <w:rFonts w:ascii="Calibri" w:eastAsia="Times New Roman" w:hAnsi="Calibri" w:cs="Times New Roman"/>
                <w:color w:val="000000"/>
              </w:rPr>
              <w:t>Sales Order Synchro</w:t>
            </w:r>
            <w:r w:rsidR="0033338F">
              <w:rPr>
                <w:rFonts w:ascii="Calibri" w:eastAsia="Times New Roman" w:hAnsi="Calibri" w:cs="Times New Roman"/>
                <w:color w:val="000000"/>
              </w:rPr>
              <w:t>nization Job pulls ECOM Sales Order XML from SFTP</w:t>
            </w:r>
          </w:p>
        </w:tc>
      </w:tr>
      <w:tr w:rsidR="00647439" w:rsidRPr="009A547E" w14:paraId="70831F10" w14:textId="77777777" w:rsidTr="000B6ECD">
        <w:trPr>
          <w:trHeight w:val="70"/>
        </w:trPr>
        <w:tc>
          <w:tcPr>
            <w:tcW w:w="1091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1DFB3DB6" w14:textId="77777777" w:rsidR="00647439" w:rsidRPr="005B0AE5" w:rsidRDefault="00647439" w:rsidP="006474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B0AE5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3148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4A7B2A3C" w14:textId="77777777" w:rsidR="00647439" w:rsidRPr="005B0AE5" w:rsidRDefault="00647439" w:rsidP="006474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B0AE5">
              <w:rPr>
                <w:rFonts w:ascii="Calibri" w:eastAsia="Times New Roman" w:hAnsi="Calibri" w:cs="Times New Roman"/>
                <w:color w:val="000000"/>
              </w:rPr>
              <w:t>SyncDiscount</w:t>
            </w:r>
          </w:p>
        </w:tc>
        <w:tc>
          <w:tcPr>
            <w:tcW w:w="5434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vAlign w:val="bottom"/>
            <w:hideMark/>
          </w:tcPr>
          <w:p w14:paraId="721025B2" w14:textId="19D81A70" w:rsidR="00647439" w:rsidRPr="009A547E" w:rsidRDefault="00647439" w:rsidP="0033338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47E">
              <w:rPr>
                <w:rFonts w:ascii="Calibri" w:eastAsia="Times New Roman" w:hAnsi="Calibri" w:cs="Times New Roman"/>
                <w:color w:val="000000"/>
              </w:rPr>
              <w:t>Discount Synchronization Job pulls discount</w:t>
            </w:r>
            <w:r w:rsidR="0033338F">
              <w:rPr>
                <w:rFonts w:ascii="Calibri" w:eastAsia="Times New Roman" w:hAnsi="Calibri" w:cs="Times New Roman"/>
                <w:color w:val="000000"/>
              </w:rPr>
              <w:t>s</w:t>
            </w:r>
            <w:r w:rsidRPr="009A547E">
              <w:rPr>
                <w:rFonts w:ascii="Calibri" w:eastAsia="Times New Roman" w:hAnsi="Calibri" w:cs="Times New Roman"/>
                <w:color w:val="000000"/>
              </w:rPr>
              <w:t xml:space="preserve">  from AX ERP and generate </w:t>
            </w:r>
            <w:r w:rsidR="0033338F">
              <w:rPr>
                <w:rFonts w:ascii="Calibri" w:eastAsia="Times New Roman" w:hAnsi="Calibri" w:cs="Times New Roman"/>
                <w:color w:val="000000"/>
              </w:rPr>
              <w:t>XML</w:t>
            </w:r>
            <w:r w:rsidRPr="009A547E">
              <w:rPr>
                <w:rFonts w:ascii="Calibri" w:eastAsia="Times New Roman" w:hAnsi="Calibri" w:cs="Times New Roman"/>
                <w:color w:val="000000"/>
              </w:rPr>
              <w:t xml:space="preserve"> files for ECOM Server</w:t>
            </w:r>
          </w:p>
        </w:tc>
      </w:tr>
      <w:tr w:rsidR="00647439" w:rsidRPr="009A547E" w14:paraId="12C712E3" w14:textId="77777777" w:rsidTr="00D93C2C">
        <w:trPr>
          <w:trHeight w:val="170"/>
        </w:trPr>
        <w:tc>
          <w:tcPr>
            <w:tcW w:w="1091" w:type="dxa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714B9D53" w14:textId="77777777" w:rsidR="00647439" w:rsidRPr="009A547E" w:rsidRDefault="00647439" w:rsidP="006474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A547E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3148" w:type="dxa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7CDF645F" w14:textId="77777777" w:rsidR="00647439" w:rsidRPr="009A547E" w:rsidRDefault="00647439" w:rsidP="006474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47E">
              <w:rPr>
                <w:rFonts w:ascii="Calibri" w:eastAsia="Times New Roman" w:hAnsi="Calibri" w:cs="Times New Roman"/>
                <w:color w:val="000000"/>
              </w:rPr>
              <w:t>SyncSalesOrderStatus</w:t>
            </w:r>
          </w:p>
        </w:tc>
        <w:tc>
          <w:tcPr>
            <w:tcW w:w="5434" w:type="dxa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bottom"/>
            <w:hideMark/>
          </w:tcPr>
          <w:p w14:paraId="211A8E05" w14:textId="68277207" w:rsidR="00647439" w:rsidRPr="009A547E" w:rsidRDefault="00A35407" w:rsidP="00A354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SyncSalesOrderStatus</w:t>
            </w:r>
            <w:r w:rsidR="00647439" w:rsidRPr="009A547E">
              <w:rPr>
                <w:rFonts w:ascii="Calibri" w:eastAsia="Times New Roman" w:hAnsi="Calibri" w:cs="Times New Roman"/>
                <w:color w:val="000000"/>
              </w:rPr>
              <w:t xml:space="preserve"> Job pulls Sales Order Status from </w:t>
            </w:r>
            <w:r>
              <w:rPr>
                <w:rFonts w:ascii="Calibri" w:eastAsia="Times New Roman" w:hAnsi="Calibri" w:cs="Times New Roman"/>
                <w:color w:val="000000"/>
              </w:rPr>
              <w:t>AX ERP and generate XML for ECOM</w:t>
            </w:r>
            <w:r w:rsidR="00647439" w:rsidRPr="009A547E">
              <w:rPr>
                <w:rFonts w:ascii="Calibri" w:eastAsia="Times New Roman" w:hAnsi="Calibri" w:cs="Times New Roman"/>
                <w:color w:val="000000"/>
              </w:rPr>
              <w:t>.</w:t>
            </w:r>
          </w:p>
        </w:tc>
      </w:tr>
      <w:tr w:rsidR="00D93C2C" w:rsidRPr="009A547E" w14:paraId="481B0C3B" w14:textId="77777777" w:rsidTr="00D93C2C">
        <w:trPr>
          <w:trHeight w:val="440"/>
        </w:trPr>
        <w:tc>
          <w:tcPr>
            <w:tcW w:w="109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noWrap/>
            <w:vAlign w:val="center"/>
          </w:tcPr>
          <w:p w14:paraId="0C4BA327" w14:textId="6BC1F898" w:rsidR="00D93C2C" w:rsidRPr="009A547E" w:rsidRDefault="00D93C2C" w:rsidP="006474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14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noWrap/>
            <w:vAlign w:val="center"/>
          </w:tcPr>
          <w:p w14:paraId="4CBEB5C1" w14:textId="5ECFFA4B" w:rsidR="00D93C2C" w:rsidRPr="009A547E" w:rsidRDefault="00D93C2C" w:rsidP="006474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C2C">
              <w:rPr>
                <w:rFonts w:ascii="Calibri" w:eastAsia="Times New Roman" w:hAnsi="Calibri" w:cs="Times New Roman"/>
                <w:color w:val="000000"/>
              </w:rPr>
              <w:t>InventorySyncJob</w:t>
            </w:r>
          </w:p>
        </w:tc>
        <w:tc>
          <w:tcPr>
            <w:tcW w:w="54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bottom"/>
          </w:tcPr>
          <w:p w14:paraId="4B4F9BDB" w14:textId="12D92C34" w:rsidR="00D93C2C" w:rsidRDefault="00D93C2C" w:rsidP="00D93C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Inventory</w:t>
            </w:r>
            <w:r w:rsidRPr="009A547E">
              <w:rPr>
                <w:rFonts w:ascii="Calibri" w:eastAsia="Times New Roman" w:hAnsi="Calibri" w:cs="Times New Roman"/>
                <w:color w:val="000000"/>
              </w:rPr>
              <w:t xml:space="preserve"> Synchronization Job pulls </w:t>
            </w:r>
            <w:r>
              <w:rPr>
                <w:rFonts w:ascii="Calibri" w:eastAsia="Times New Roman" w:hAnsi="Calibri" w:cs="Times New Roman"/>
                <w:color w:val="000000"/>
              </w:rPr>
              <w:t>inventory</w:t>
            </w:r>
            <w:r w:rsidRPr="009A547E">
              <w:rPr>
                <w:rFonts w:ascii="Calibri" w:eastAsia="Times New Roman" w:hAnsi="Calibri" w:cs="Times New Roman"/>
                <w:color w:val="000000"/>
              </w:rPr>
              <w:t xml:space="preserve">  from AX ERP and generate </w:t>
            </w:r>
            <w:r>
              <w:rPr>
                <w:rFonts w:ascii="Calibri" w:eastAsia="Times New Roman" w:hAnsi="Calibri" w:cs="Times New Roman"/>
                <w:color w:val="000000"/>
              </w:rPr>
              <w:t>XML</w:t>
            </w:r>
            <w:r w:rsidRPr="009A547E">
              <w:rPr>
                <w:rFonts w:ascii="Calibri" w:eastAsia="Times New Roman" w:hAnsi="Calibri" w:cs="Times New Roman"/>
                <w:color w:val="000000"/>
              </w:rPr>
              <w:t xml:space="preserve"> files for ECOM Server</w:t>
            </w:r>
          </w:p>
        </w:tc>
      </w:tr>
      <w:tr w:rsidR="00D67AD8" w:rsidRPr="009A547E" w14:paraId="44012A78" w14:textId="77777777" w:rsidTr="00D93C2C">
        <w:trPr>
          <w:trHeight w:val="440"/>
        </w:trPr>
        <w:tc>
          <w:tcPr>
            <w:tcW w:w="109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noWrap/>
            <w:vAlign w:val="center"/>
          </w:tcPr>
          <w:p w14:paraId="6F413A68" w14:textId="7E728DD5" w:rsidR="00D67AD8" w:rsidRDefault="00D67AD8" w:rsidP="006474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314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noWrap/>
            <w:vAlign w:val="center"/>
          </w:tcPr>
          <w:p w14:paraId="346A9434" w14:textId="4639F616" w:rsidR="00D67AD8" w:rsidRPr="00D93C2C" w:rsidRDefault="00D67AD8" w:rsidP="006474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7AD8">
              <w:rPr>
                <w:rFonts w:ascii="Calibri" w:eastAsia="Times New Roman" w:hAnsi="Calibri" w:cs="Times New Roman"/>
                <w:color w:val="000000"/>
              </w:rPr>
              <w:t>ConfigurationSync</w:t>
            </w:r>
          </w:p>
        </w:tc>
        <w:tc>
          <w:tcPr>
            <w:tcW w:w="54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bottom"/>
          </w:tcPr>
          <w:p w14:paraId="77C4626F" w14:textId="36D7544D" w:rsidR="00D67AD8" w:rsidRDefault="00D67AD8" w:rsidP="00D93C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Configuration Sync Job pulls configuration related to Channel and generate XML files for ECOM Server</w:t>
            </w:r>
          </w:p>
        </w:tc>
      </w:tr>
      <w:tr w:rsidR="00D67AD8" w:rsidRPr="009A547E" w14:paraId="6C59A6E1" w14:textId="77777777" w:rsidTr="00D93C2C">
        <w:trPr>
          <w:trHeight w:val="440"/>
        </w:trPr>
        <w:tc>
          <w:tcPr>
            <w:tcW w:w="109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noWrap/>
            <w:vAlign w:val="center"/>
          </w:tcPr>
          <w:p w14:paraId="11ADD7ED" w14:textId="1620BF48" w:rsidR="00D67AD8" w:rsidRDefault="00D67AD8" w:rsidP="006474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lastRenderedPageBreak/>
              <w:t>26</w:t>
            </w:r>
          </w:p>
        </w:tc>
        <w:tc>
          <w:tcPr>
            <w:tcW w:w="314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noWrap/>
            <w:vAlign w:val="center"/>
          </w:tcPr>
          <w:p w14:paraId="55416B86" w14:textId="028D46E9" w:rsidR="00D67AD8" w:rsidRDefault="00D67AD8" w:rsidP="006474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7AD8">
              <w:rPr>
                <w:rFonts w:ascii="Calibri" w:eastAsia="Times New Roman" w:hAnsi="Calibri" w:cs="Times New Roman"/>
                <w:color w:val="000000"/>
              </w:rPr>
              <w:t>QuotationReasonGroupSync</w:t>
            </w:r>
          </w:p>
        </w:tc>
        <w:tc>
          <w:tcPr>
            <w:tcW w:w="54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bottom"/>
          </w:tcPr>
          <w:p w14:paraId="49C6D802" w14:textId="782DFA29" w:rsidR="00D67AD8" w:rsidRDefault="00D67AD8" w:rsidP="006442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Quotation Reason Group Job pulls quotation </w:t>
            </w:r>
            <w:r w:rsidR="00644215">
              <w:rPr>
                <w:rFonts w:ascii="Calibri" w:eastAsia="Times New Roman" w:hAnsi="Calibri" w:cs="Times New Roman"/>
                <w:color w:val="000000"/>
              </w:rPr>
              <w:t>reason group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info from Channel and generate XML files for ECOM Server</w:t>
            </w:r>
          </w:p>
        </w:tc>
      </w:tr>
    </w:tbl>
    <w:p w14:paraId="2D3B8739" w14:textId="09680713" w:rsidR="00990505" w:rsidRPr="00CE155E" w:rsidRDefault="00990505" w:rsidP="00990505">
      <w:pPr>
        <w:rPr>
          <w:b/>
          <w:color w:val="2E74B5" w:themeColor="accent1" w:themeShade="BF"/>
          <w:sz w:val="24"/>
        </w:rPr>
      </w:pPr>
      <w:r w:rsidRPr="00CE155E">
        <w:rPr>
          <w:b/>
          <w:color w:val="2E74B5" w:themeColor="accent1" w:themeShade="BF"/>
          <w:sz w:val="24"/>
        </w:rPr>
        <w:t xml:space="preserve">CommerceLink </w:t>
      </w:r>
      <w:r>
        <w:rPr>
          <w:b/>
          <w:color w:val="2E74B5" w:themeColor="accent1" w:themeShade="BF"/>
          <w:sz w:val="24"/>
        </w:rPr>
        <w:t>File</w:t>
      </w:r>
      <w:r w:rsidR="00177584">
        <w:rPr>
          <w:b/>
          <w:color w:val="2E74B5" w:themeColor="accent1" w:themeShade="BF"/>
          <w:sz w:val="24"/>
        </w:rPr>
        <w:t xml:space="preserve"> </w:t>
      </w:r>
      <w:r>
        <w:rPr>
          <w:b/>
          <w:color w:val="2E74B5" w:themeColor="accent1" w:themeShade="BF"/>
          <w:sz w:val="24"/>
        </w:rPr>
        <w:t>Sync</w:t>
      </w:r>
      <w:r w:rsidRPr="00CE155E">
        <w:rPr>
          <w:b/>
          <w:color w:val="2E74B5" w:themeColor="accent1" w:themeShade="BF"/>
          <w:sz w:val="24"/>
        </w:rPr>
        <w:t xml:space="preserve"> Service</w:t>
      </w:r>
      <w:r>
        <w:rPr>
          <w:b/>
          <w:color w:val="2E74B5" w:themeColor="accent1" w:themeShade="BF"/>
          <w:sz w:val="24"/>
        </w:rPr>
        <w:t>’s</w:t>
      </w:r>
      <w:r w:rsidRPr="00CE155E">
        <w:rPr>
          <w:b/>
          <w:color w:val="2E74B5" w:themeColor="accent1" w:themeShade="BF"/>
          <w:sz w:val="24"/>
        </w:rPr>
        <w:t xml:space="preserve"> Jobs</w:t>
      </w:r>
      <w:r>
        <w:rPr>
          <w:b/>
          <w:color w:val="2E74B5" w:themeColor="accent1" w:themeShade="BF"/>
          <w:sz w:val="24"/>
        </w:rPr>
        <w:t>:</w:t>
      </w:r>
    </w:p>
    <w:tbl>
      <w:tblPr>
        <w:tblW w:w="9673" w:type="dxa"/>
        <w:tblInd w:w="-5" w:type="dxa"/>
        <w:tblLook w:val="04A0" w:firstRow="1" w:lastRow="0" w:firstColumn="1" w:lastColumn="0" w:noHBand="0" w:noVBand="1"/>
      </w:tblPr>
      <w:tblGrid>
        <w:gridCol w:w="1091"/>
        <w:gridCol w:w="3399"/>
        <w:gridCol w:w="5183"/>
      </w:tblGrid>
      <w:tr w:rsidR="00990505" w:rsidRPr="009A547E" w14:paraId="5B40342C" w14:textId="77777777" w:rsidTr="00D42FF0">
        <w:trPr>
          <w:trHeight w:val="326"/>
        </w:trPr>
        <w:tc>
          <w:tcPr>
            <w:tcW w:w="1091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5FBF5013" w14:textId="77777777" w:rsidR="00990505" w:rsidRPr="009A547E" w:rsidRDefault="00990505" w:rsidP="00D42F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9A547E">
              <w:rPr>
                <w:rFonts w:ascii="Calibri" w:eastAsia="Times New Roman" w:hAnsi="Calibri" w:cs="Times New Roman"/>
                <w:b/>
                <w:bCs/>
                <w:color w:val="FFFFFF"/>
              </w:rPr>
              <w:t>JobID</w:t>
            </w:r>
          </w:p>
        </w:tc>
        <w:tc>
          <w:tcPr>
            <w:tcW w:w="3148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5B9BD5" w:themeColor="accent1"/>
            </w:tcBorders>
            <w:shd w:val="clear" w:color="5B9BD5" w:fill="5B9BD5"/>
            <w:noWrap/>
            <w:vAlign w:val="bottom"/>
            <w:hideMark/>
          </w:tcPr>
          <w:p w14:paraId="496FD5D9" w14:textId="77777777" w:rsidR="00990505" w:rsidRPr="009A547E" w:rsidRDefault="00990505" w:rsidP="00D42F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9A547E">
              <w:rPr>
                <w:rFonts w:ascii="Calibri" w:eastAsia="Times New Roman" w:hAnsi="Calibri" w:cs="Times New Roman"/>
                <w:b/>
                <w:bCs/>
                <w:color w:val="FFFFFF"/>
              </w:rPr>
              <w:t>JobName</w:t>
            </w:r>
          </w:p>
        </w:tc>
        <w:tc>
          <w:tcPr>
            <w:tcW w:w="5434" w:type="dxa"/>
            <w:tcBorders>
              <w:top w:val="single" w:sz="4" w:space="0" w:color="9BC2E6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5B9BD5" w:fill="5B9BD5"/>
            <w:vAlign w:val="bottom"/>
            <w:hideMark/>
          </w:tcPr>
          <w:p w14:paraId="626BC3B7" w14:textId="77777777" w:rsidR="00990505" w:rsidRPr="009A547E" w:rsidRDefault="00990505" w:rsidP="00D42F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9A547E">
              <w:rPr>
                <w:rFonts w:ascii="Calibri" w:eastAsia="Times New Roman" w:hAnsi="Calibri" w:cs="Times New Roman"/>
                <w:b/>
                <w:bCs/>
                <w:color w:val="FFFFFF"/>
              </w:rPr>
              <w:t>Description</w:t>
            </w:r>
          </w:p>
        </w:tc>
      </w:tr>
      <w:tr w:rsidR="00990505" w:rsidRPr="009A547E" w14:paraId="5458D430" w14:textId="77777777" w:rsidTr="000B6ECD">
        <w:trPr>
          <w:trHeight w:val="602"/>
        </w:trPr>
        <w:tc>
          <w:tcPr>
            <w:tcW w:w="1091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491E5D04" w14:textId="0E3499E9" w:rsidR="00990505" w:rsidRPr="009A547E" w:rsidRDefault="000B6ECD" w:rsidP="000B6E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  <w:r w:rsidR="00990505" w:rsidRPr="009A547E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3148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2CE344E9" w14:textId="7D93125E" w:rsidR="00990505" w:rsidRPr="009A547E" w:rsidRDefault="000B6ECD" w:rsidP="000B6EC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B6ECD">
              <w:rPr>
                <w:rFonts w:ascii="Calibri" w:eastAsia="Times New Roman" w:hAnsi="Calibri" w:cs="Times New Roman"/>
                <w:color w:val="000000"/>
              </w:rPr>
              <w:t>UploadProductSync</w:t>
            </w:r>
          </w:p>
        </w:tc>
        <w:tc>
          <w:tcPr>
            <w:tcW w:w="5434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vAlign w:val="bottom"/>
            <w:hideMark/>
          </w:tcPr>
          <w:p w14:paraId="25D76C0C" w14:textId="0CA0D473" w:rsidR="00990505" w:rsidRPr="009A547E" w:rsidRDefault="00990505" w:rsidP="00E5241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47E">
              <w:rPr>
                <w:rFonts w:ascii="Calibri" w:eastAsia="Times New Roman" w:hAnsi="Calibri" w:cs="Times New Roman"/>
                <w:color w:val="000000"/>
              </w:rPr>
              <w:t xml:space="preserve">Product Synchronization Job </w:t>
            </w:r>
            <w:r w:rsidR="000B6ECD">
              <w:rPr>
                <w:rFonts w:ascii="Calibri" w:eastAsia="Times New Roman" w:hAnsi="Calibri" w:cs="Times New Roman"/>
                <w:color w:val="000000"/>
              </w:rPr>
              <w:t>upload Catalog XML files from CommerceLink DataFiles to ECOM SFTP server</w:t>
            </w:r>
          </w:p>
        </w:tc>
      </w:tr>
      <w:tr w:rsidR="00990505" w:rsidRPr="009A547E" w14:paraId="104FED14" w14:textId="77777777" w:rsidTr="000B6ECD">
        <w:trPr>
          <w:trHeight w:val="440"/>
        </w:trPr>
        <w:tc>
          <w:tcPr>
            <w:tcW w:w="1091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6ED10861" w14:textId="3548DDE4" w:rsidR="00990505" w:rsidRPr="009A547E" w:rsidRDefault="000B6ECD" w:rsidP="000B6E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  <w:r w:rsidR="00990505" w:rsidRPr="009A547E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3148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643B745C" w14:textId="575364A4" w:rsidR="00990505" w:rsidRPr="009A547E" w:rsidRDefault="000B6ECD" w:rsidP="000B6EC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B6ECD">
              <w:rPr>
                <w:rFonts w:ascii="Calibri" w:eastAsia="Times New Roman" w:hAnsi="Calibri" w:cs="Times New Roman"/>
                <w:color w:val="000000"/>
              </w:rPr>
              <w:t>UploadPriceSync</w:t>
            </w:r>
          </w:p>
        </w:tc>
        <w:tc>
          <w:tcPr>
            <w:tcW w:w="5434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vAlign w:val="bottom"/>
            <w:hideMark/>
          </w:tcPr>
          <w:p w14:paraId="57EBE8D4" w14:textId="2BCA580E" w:rsidR="00990505" w:rsidRPr="009A547E" w:rsidRDefault="00990505" w:rsidP="00E5241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47E">
              <w:rPr>
                <w:rFonts w:ascii="Calibri" w:eastAsia="Times New Roman" w:hAnsi="Calibri" w:cs="Times New Roman"/>
                <w:color w:val="000000"/>
              </w:rPr>
              <w:t xml:space="preserve">Price Synchronization Job </w:t>
            </w:r>
            <w:r w:rsidR="000B6ECD">
              <w:rPr>
                <w:rFonts w:ascii="Calibri" w:eastAsia="Times New Roman" w:hAnsi="Calibri" w:cs="Times New Roman"/>
                <w:color w:val="000000"/>
              </w:rPr>
              <w:t>upload PriceBook XML files from CommerceLink DataFiles to ECOM SFTP server</w:t>
            </w:r>
          </w:p>
        </w:tc>
      </w:tr>
      <w:tr w:rsidR="00990505" w:rsidRPr="009A547E" w14:paraId="0E77B81F" w14:textId="77777777" w:rsidTr="000B6ECD">
        <w:trPr>
          <w:trHeight w:val="422"/>
        </w:trPr>
        <w:tc>
          <w:tcPr>
            <w:tcW w:w="1091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6546C67F" w14:textId="705CBEF6" w:rsidR="00990505" w:rsidRPr="005B0AE5" w:rsidRDefault="000B6ECD" w:rsidP="000B6E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117</w:t>
            </w:r>
          </w:p>
        </w:tc>
        <w:tc>
          <w:tcPr>
            <w:tcW w:w="3148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6739D2BF" w14:textId="282BF446" w:rsidR="00990505" w:rsidRPr="005B0AE5" w:rsidRDefault="000B6ECD" w:rsidP="000B6EC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B6ECD">
              <w:rPr>
                <w:rFonts w:ascii="Calibri" w:eastAsia="Times New Roman" w:hAnsi="Calibri" w:cs="Times New Roman"/>
                <w:color w:val="000000"/>
              </w:rPr>
              <w:t>DownloadSalesOrderSync</w:t>
            </w:r>
          </w:p>
        </w:tc>
        <w:tc>
          <w:tcPr>
            <w:tcW w:w="5434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vAlign w:val="bottom"/>
            <w:hideMark/>
          </w:tcPr>
          <w:p w14:paraId="3056D6B5" w14:textId="7F319266" w:rsidR="00990505" w:rsidRPr="009A547E" w:rsidRDefault="00990505" w:rsidP="00E5241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47E">
              <w:rPr>
                <w:rFonts w:ascii="Calibri" w:eastAsia="Times New Roman" w:hAnsi="Calibri" w:cs="Times New Roman"/>
                <w:color w:val="000000"/>
              </w:rPr>
              <w:t>Sales Order Synchro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nization Job </w:t>
            </w:r>
            <w:r w:rsidR="000B6ECD">
              <w:rPr>
                <w:rFonts w:ascii="Calibri" w:eastAsia="Times New Roman" w:hAnsi="Calibri" w:cs="Times New Roman"/>
                <w:color w:val="000000"/>
              </w:rPr>
              <w:t>download SalesOrders XML files from ECOM SFTP server to CommerceLink DataFiles</w:t>
            </w:r>
          </w:p>
        </w:tc>
      </w:tr>
      <w:tr w:rsidR="00990505" w:rsidRPr="009A547E" w14:paraId="48553D60" w14:textId="77777777" w:rsidTr="000B6ECD">
        <w:trPr>
          <w:trHeight w:val="70"/>
        </w:trPr>
        <w:tc>
          <w:tcPr>
            <w:tcW w:w="1091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21DF32FD" w14:textId="21991822" w:rsidR="00990505" w:rsidRPr="005B0AE5" w:rsidRDefault="000B6ECD" w:rsidP="000B6E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  <w:r w:rsidR="00990505" w:rsidRPr="005B0AE5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3148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0AB3D075" w14:textId="72D32744" w:rsidR="00990505" w:rsidRPr="005B0AE5" w:rsidRDefault="000B6ECD" w:rsidP="000B6EC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B6ECD">
              <w:rPr>
                <w:rFonts w:ascii="Calibri" w:eastAsia="Times New Roman" w:hAnsi="Calibri" w:cs="Times New Roman"/>
                <w:color w:val="000000"/>
              </w:rPr>
              <w:t>UploadDiscountSync</w:t>
            </w:r>
          </w:p>
        </w:tc>
        <w:tc>
          <w:tcPr>
            <w:tcW w:w="5434" w:type="dxa"/>
            <w:tcBorders>
              <w:top w:val="nil"/>
              <w:left w:val="single" w:sz="4" w:space="0" w:color="5B9BD5" w:themeColor="accent1"/>
              <w:bottom w:val="single" w:sz="4" w:space="0" w:color="9BC2E6"/>
              <w:right w:val="single" w:sz="4" w:space="0" w:color="5B9BD5" w:themeColor="accent1"/>
            </w:tcBorders>
            <w:shd w:val="clear" w:color="auto" w:fill="auto"/>
            <w:vAlign w:val="bottom"/>
            <w:hideMark/>
          </w:tcPr>
          <w:p w14:paraId="2F50C2FD" w14:textId="3460C350" w:rsidR="00990505" w:rsidRPr="009A547E" w:rsidRDefault="00990505" w:rsidP="00E5241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A547E">
              <w:rPr>
                <w:rFonts w:ascii="Calibri" w:eastAsia="Times New Roman" w:hAnsi="Calibri" w:cs="Times New Roman"/>
                <w:color w:val="000000"/>
              </w:rPr>
              <w:t>Discount Synchronization Job</w:t>
            </w:r>
            <w:r w:rsidR="000B6ECD">
              <w:rPr>
                <w:rFonts w:ascii="Calibri" w:eastAsia="Times New Roman" w:hAnsi="Calibri" w:cs="Times New Roman"/>
                <w:color w:val="000000"/>
              </w:rPr>
              <w:t xml:space="preserve"> upload Dicount XML files</w:t>
            </w:r>
            <w:r w:rsidRPr="009A547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0B6ECD">
              <w:rPr>
                <w:rFonts w:ascii="Calibri" w:eastAsia="Times New Roman" w:hAnsi="Calibri" w:cs="Times New Roman"/>
                <w:color w:val="000000"/>
              </w:rPr>
              <w:t>from CommerceLink DataFiles to ECOM SFTP server</w:t>
            </w:r>
          </w:p>
        </w:tc>
      </w:tr>
      <w:tr w:rsidR="00990505" w:rsidRPr="009A547E" w14:paraId="709FC39A" w14:textId="77777777" w:rsidTr="00443426">
        <w:trPr>
          <w:trHeight w:val="170"/>
        </w:trPr>
        <w:tc>
          <w:tcPr>
            <w:tcW w:w="1091" w:type="dxa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09206112" w14:textId="3B3F204C" w:rsidR="00990505" w:rsidRPr="009A547E" w:rsidRDefault="000B6ECD" w:rsidP="000B6E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122</w:t>
            </w:r>
          </w:p>
        </w:tc>
        <w:tc>
          <w:tcPr>
            <w:tcW w:w="3148" w:type="dxa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noWrap/>
            <w:vAlign w:val="center"/>
            <w:hideMark/>
          </w:tcPr>
          <w:p w14:paraId="3A38B72C" w14:textId="6FC632D5" w:rsidR="00990505" w:rsidRPr="009A547E" w:rsidRDefault="000B6ECD" w:rsidP="000B6EC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B6ECD">
              <w:rPr>
                <w:rFonts w:ascii="Calibri" w:eastAsia="Times New Roman" w:hAnsi="Calibri" w:cs="Times New Roman"/>
                <w:color w:val="000000"/>
              </w:rPr>
              <w:t>UploadSalesOrderStatusSync</w:t>
            </w:r>
          </w:p>
        </w:tc>
        <w:tc>
          <w:tcPr>
            <w:tcW w:w="5434" w:type="dxa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bottom"/>
            <w:hideMark/>
          </w:tcPr>
          <w:p w14:paraId="2CD7DF56" w14:textId="2BF014F5" w:rsidR="00990505" w:rsidRPr="009A547E" w:rsidRDefault="00990505" w:rsidP="00E5241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SyncSalesOrderStatus</w:t>
            </w:r>
            <w:r w:rsidRPr="009A547E">
              <w:rPr>
                <w:rFonts w:ascii="Calibri" w:eastAsia="Times New Roman" w:hAnsi="Calibri" w:cs="Times New Roman"/>
                <w:color w:val="000000"/>
              </w:rPr>
              <w:t xml:space="preserve"> Job </w:t>
            </w:r>
            <w:r w:rsidR="000B6ECD">
              <w:rPr>
                <w:rFonts w:ascii="Calibri" w:eastAsia="Times New Roman" w:hAnsi="Calibri" w:cs="Times New Roman"/>
                <w:color w:val="000000"/>
              </w:rPr>
              <w:t>upload OrderStatus XML files</w:t>
            </w:r>
            <w:r w:rsidR="000B6ECD" w:rsidRPr="009A547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0B6ECD">
              <w:rPr>
                <w:rFonts w:ascii="Calibri" w:eastAsia="Times New Roman" w:hAnsi="Calibri" w:cs="Times New Roman"/>
                <w:color w:val="000000"/>
              </w:rPr>
              <w:t>from CommerceLink DataFiles to ECOM SFTP server</w:t>
            </w:r>
          </w:p>
        </w:tc>
      </w:tr>
      <w:tr w:rsidR="00443426" w:rsidRPr="009A547E" w14:paraId="74C525A7" w14:textId="77777777" w:rsidTr="00443426">
        <w:trPr>
          <w:trHeight w:val="170"/>
        </w:trPr>
        <w:tc>
          <w:tcPr>
            <w:tcW w:w="109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noWrap/>
            <w:vAlign w:val="center"/>
          </w:tcPr>
          <w:p w14:paraId="4CAEA1AC" w14:textId="4C18C2D4" w:rsidR="00443426" w:rsidRDefault="00443426" w:rsidP="000B6E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314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noWrap/>
            <w:vAlign w:val="center"/>
          </w:tcPr>
          <w:p w14:paraId="627D2471" w14:textId="70D59096" w:rsidR="00443426" w:rsidRPr="000B6ECD" w:rsidRDefault="00443426" w:rsidP="000B6EC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43426">
              <w:rPr>
                <w:rFonts w:ascii="Calibri" w:eastAsia="Times New Roman" w:hAnsi="Calibri" w:cs="Times New Roman"/>
                <w:color w:val="000000"/>
              </w:rPr>
              <w:t>UploadInventorySynch</w:t>
            </w:r>
          </w:p>
        </w:tc>
        <w:tc>
          <w:tcPr>
            <w:tcW w:w="54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bottom"/>
          </w:tcPr>
          <w:p w14:paraId="75EBDE89" w14:textId="5763D505" w:rsidR="00443426" w:rsidRDefault="00443426" w:rsidP="00E5241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43426">
              <w:rPr>
                <w:rFonts w:ascii="Calibri" w:eastAsia="Times New Roman" w:hAnsi="Calibri" w:cs="Times New Roman"/>
                <w:color w:val="000000"/>
              </w:rPr>
              <w:t>UploadInventorySynch</w:t>
            </w:r>
            <w:r w:rsidRPr="009A547E">
              <w:rPr>
                <w:rFonts w:ascii="Calibri" w:eastAsia="Times New Roman" w:hAnsi="Calibri" w:cs="Times New Roman"/>
                <w:color w:val="000000"/>
              </w:rPr>
              <w:t xml:space="preserve"> Job </w:t>
            </w:r>
            <w:r>
              <w:rPr>
                <w:rFonts w:ascii="Calibri" w:eastAsia="Times New Roman" w:hAnsi="Calibri" w:cs="Times New Roman"/>
                <w:color w:val="000000"/>
              </w:rPr>
              <w:t>upload Inventory XML files</w:t>
            </w:r>
            <w:r w:rsidRPr="009A547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</w:rPr>
              <w:t>from CommerceLink DataFiles to ECOM SFTP server</w:t>
            </w:r>
          </w:p>
        </w:tc>
      </w:tr>
      <w:tr w:rsidR="00D67AD8" w:rsidRPr="009A547E" w14:paraId="6AFA1933" w14:textId="77777777" w:rsidTr="00443426">
        <w:trPr>
          <w:trHeight w:val="170"/>
        </w:trPr>
        <w:tc>
          <w:tcPr>
            <w:tcW w:w="109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noWrap/>
            <w:vAlign w:val="center"/>
          </w:tcPr>
          <w:p w14:paraId="7BF7900F" w14:textId="791D7BA6" w:rsidR="00D67AD8" w:rsidRDefault="00D67AD8" w:rsidP="000B6E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</w:t>
            </w:r>
          </w:p>
        </w:tc>
        <w:tc>
          <w:tcPr>
            <w:tcW w:w="314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noWrap/>
            <w:vAlign w:val="center"/>
          </w:tcPr>
          <w:p w14:paraId="635E7CEB" w14:textId="17A3E334" w:rsidR="00D67AD8" w:rsidRPr="00443426" w:rsidRDefault="00D67AD8" w:rsidP="000B6EC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7AD8">
              <w:rPr>
                <w:rFonts w:ascii="Calibri" w:eastAsia="Times New Roman" w:hAnsi="Calibri" w:cs="Times New Roman"/>
                <w:color w:val="000000"/>
              </w:rPr>
              <w:t>UploadConfigurationSync</w:t>
            </w:r>
          </w:p>
        </w:tc>
        <w:tc>
          <w:tcPr>
            <w:tcW w:w="54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bottom"/>
          </w:tcPr>
          <w:p w14:paraId="3AEB2BBF" w14:textId="08D37ABD" w:rsidR="00D67AD8" w:rsidRPr="00443426" w:rsidRDefault="00D67AD8" w:rsidP="00D67A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UploadConfigurationSync Job </w:t>
            </w:r>
            <w:r w:rsidR="00167915">
              <w:rPr>
                <w:rFonts w:ascii="Calibri" w:eastAsia="Times New Roman" w:hAnsi="Calibri" w:cs="Times New Roman"/>
                <w:color w:val="000000"/>
              </w:rPr>
              <w:t>uploads Configuration XML files from CommerceLink DataFiles to ECOM SFTP server</w:t>
            </w:r>
          </w:p>
        </w:tc>
      </w:tr>
      <w:tr w:rsidR="00D67AD8" w:rsidRPr="009A547E" w14:paraId="63BE3C4C" w14:textId="77777777" w:rsidTr="00443426">
        <w:trPr>
          <w:trHeight w:val="170"/>
        </w:trPr>
        <w:tc>
          <w:tcPr>
            <w:tcW w:w="109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noWrap/>
            <w:vAlign w:val="center"/>
          </w:tcPr>
          <w:p w14:paraId="7298B0AF" w14:textId="7B1D8A1C" w:rsidR="00D67AD8" w:rsidRDefault="00D67AD8" w:rsidP="000B6E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126</w:t>
            </w:r>
          </w:p>
        </w:tc>
        <w:tc>
          <w:tcPr>
            <w:tcW w:w="314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noWrap/>
            <w:vAlign w:val="center"/>
          </w:tcPr>
          <w:p w14:paraId="66BF1F49" w14:textId="1E7B3E9B" w:rsidR="00D67AD8" w:rsidRDefault="00D67AD8" w:rsidP="000B6EC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7AD8">
              <w:rPr>
                <w:rFonts w:ascii="Calibri" w:eastAsia="Times New Roman" w:hAnsi="Calibri" w:cs="Times New Roman"/>
                <w:color w:val="000000"/>
              </w:rPr>
              <w:t>UploadQuotationReasonGroupSync</w:t>
            </w:r>
          </w:p>
        </w:tc>
        <w:tc>
          <w:tcPr>
            <w:tcW w:w="54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bottom"/>
          </w:tcPr>
          <w:p w14:paraId="4D201B25" w14:textId="341864BA" w:rsidR="00D67AD8" w:rsidRPr="00443426" w:rsidRDefault="00167915" w:rsidP="00E5241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7AD8">
              <w:rPr>
                <w:rFonts w:ascii="Calibri" w:eastAsia="Times New Roman" w:hAnsi="Calibri" w:cs="Times New Roman"/>
                <w:color w:val="000000"/>
              </w:rPr>
              <w:t>UploadQuotationReasonGroupSync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Job uploads Quotaion Reason Group XML files from CommerceLink DataFiles to ECOM SFTP server</w:t>
            </w:r>
          </w:p>
        </w:tc>
      </w:tr>
    </w:tbl>
    <w:p w14:paraId="6576AB14" w14:textId="77777777" w:rsidR="00DE2F2F" w:rsidRDefault="00DE2F2F" w:rsidP="00647439">
      <w:pPr>
        <w:pStyle w:val="Heading2"/>
      </w:pPr>
    </w:p>
    <w:p w14:paraId="2AF1963E" w14:textId="54D62F1E" w:rsidR="00DE2F2F" w:rsidRDefault="00DE2F2F" w:rsidP="00CC0921">
      <w:pPr>
        <w:pStyle w:val="Heading2"/>
      </w:pPr>
      <w:bookmarkStart w:id="22" w:name="_Toc513633314"/>
      <w:r>
        <w:t>JobSchedule table</w:t>
      </w:r>
      <w:bookmarkEnd w:id="22"/>
    </w:p>
    <w:p w14:paraId="37DA7B8C" w14:textId="68E9F432" w:rsidR="00CC0921" w:rsidRPr="00CC0921" w:rsidRDefault="00CC0921" w:rsidP="00CC0921">
      <w:r>
        <w:t>This table is used to store and set the information about the Jobs start time, interval and frequency.</w:t>
      </w:r>
    </w:p>
    <w:p w14:paraId="227D9BF4" w14:textId="43075F03" w:rsidR="00B90F31" w:rsidRPr="009A547E" w:rsidRDefault="00CC0921" w:rsidP="00B90F31">
      <w:r>
        <w:rPr>
          <w:b/>
        </w:rPr>
        <w:t>Is</w:t>
      </w:r>
      <w:r w:rsidR="00B90F31" w:rsidRPr="009A547E">
        <w:rPr>
          <w:b/>
        </w:rPr>
        <w:t xml:space="preserve">Active Column: </w:t>
      </w:r>
      <w:r w:rsidR="00B90F31" w:rsidRPr="009A547E">
        <w:t xml:space="preserve">There is an </w:t>
      </w:r>
      <w:r>
        <w:t>IsA</w:t>
      </w:r>
      <w:r w:rsidR="00B90F31" w:rsidRPr="009A547E">
        <w:t>ctive column in this table which is used</w:t>
      </w:r>
      <w:r>
        <w:t xml:space="preserve"> to turn on or turn off the job for a particular store</w:t>
      </w:r>
      <w:r w:rsidR="00B90F31" w:rsidRPr="009A547E">
        <w:t>.</w:t>
      </w:r>
    </w:p>
    <w:p w14:paraId="47D4AAA5" w14:textId="03B93FA9" w:rsidR="00B90F31" w:rsidRPr="009A547E" w:rsidRDefault="00CC0921" w:rsidP="00B90F31">
      <w:r>
        <w:t>(1</w:t>
      </w:r>
      <w:r w:rsidR="00B90F31" w:rsidRPr="009A547E">
        <w:t xml:space="preserve"> means job i</w:t>
      </w:r>
      <w:r>
        <w:t>s turned on and 0</w:t>
      </w:r>
      <w:r w:rsidR="00B90F31" w:rsidRPr="009A547E">
        <w:t xml:space="preserve"> means job is turned off.)</w:t>
      </w:r>
    </w:p>
    <w:p w14:paraId="44A34EF6" w14:textId="4C3154B2" w:rsidR="00B90F31" w:rsidRPr="009A547E" w:rsidRDefault="00CC0921" w:rsidP="00B90F31">
      <w:r>
        <w:rPr>
          <w:b/>
        </w:rPr>
        <w:t>Job</w:t>
      </w:r>
      <w:r w:rsidR="00B90F31" w:rsidRPr="009A547E">
        <w:rPr>
          <w:b/>
        </w:rPr>
        <w:t xml:space="preserve">Interval Column: </w:t>
      </w:r>
      <w:r w:rsidR="00B90F31" w:rsidRPr="009A547E">
        <w:t>This column is used to specify the frequency of the job after which it will be executed. This value is in minutes.</w:t>
      </w:r>
    </w:p>
    <w:p w14:paraId="3F650BAC" w14:textId="14B106CD" w:rsidR="00B90F31" w:rsidRPr="00B90F31" w:rsidRDefault="00B90F31" w:rsidP="00B90F31">
      <w:r w:rsidRPr="009A547E">
        <w:rPr>
          <w:b/>
        </w:rPr>
        <w:t xml:space="preserve">StartTime Column: </w:t>
      </w:r>
      <w:r w:rsidRPr="009A547E">
        <w:t>This column is used to specify the fixed execution time of the job on daily basis. For fixed time execution JobInterval should be 0.</w:t>
      </w:r>
    </w:p>
    <w:p w14:paraId="7A2C435C" w14:textId="1E82CB41" w:rsidR="00647439" w:rsidRDefault="00647439" w:rsidP="00647439">
      <w:pPr>
        <w:pStyle w:val="Heading2"/>
      </w:pPr>
      <w:bookmarkStart w:id="23" w:name="_Toc513633315"/>
      <w:r w:rsidRPr="009A547E">
        <w:t xml:space="preserve">Example </w:t>
      </w:r>
      <w:r w:rsidR="00CE155E">
        <w:t>UI</w:t>
      </w:r>
      <w:r w:rsidRPr="009A547E">
        <w:t xml:space="preserve"> and Description</w:t>
      </w:r>
      <w:bookmarkEnd w:id="23"/>
    </w:p>
    <w:p w14:paraId="7E47A415" w14:textId="75DD127C" w:rsidR="00CE155E" w:rsidRPr="00CE155E" w:rsidRDefault="00CE155E" w:rsidP="00CE155E">
      <w:r>
        <w:t xml:space="preserve">CommerceLink </w:t>
      </w:r>
      <w:r w:rsidR="00E52414">
        <w:t>Data Sync</w:t>
      </w:r>
      <w:r>
        <w:t xml:space="preserve"> Service’s Jobs UI:</w:t>
      </w:r>
    </w:p>
    <w:p w14:paraId="0F2129C5" w14:textId="645DA95C" w:rsidR="00647439" w:rsidRPr="009A547E" w:rsidRDefault="003F503B" w:rsidP="00647439">
      <w:r>
        <w:rPr>
          <w:noProof/>
        </w:rPr>
        <w:lastRenderedPageBreak/>
        <w:drawing>
          <wp:inline distT="0" distB="0" distL="0" distR="0" wp14:anchorId="17C9B12F" wp14:editId="6BF30041">
            <wp:extent cx="5937885" cy="2665730"/>
            <wp:effectExtent l="0" t="0" r="571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3C6A0" w14:textId="77777777" w:rsidR="000B6ECD" w:rsidRDefault="000B6ECD" w:rsidP="00CE155E"/>
    <w:p w14:paraId="090FBC95" w14:textId="5DA66908" w:rsidR="00CE155E" w:rsidRPr="00CE155E" w:rsidRDefault="00CE155E" w:rsidP="00CE155E">
      <w:r>
        <w:t>CommerceLink File</w:t>
      </w:r>
      <w:r w:rsidR="00FC3FF8">
        <w:t xml:space="preserve"> </w:t>
      </w:r>
      <w:r>
        <w:t>Sync Service’s Jobs UI:</w:t>
      </w:r>
    </w:p>
    <w:p w14:paraId="064C1C19" w14:textId="0A6B41FE" w:rsidR="00647439" w:rsidRPr="009A547E" w:rsidRDefault="00117780" w:rsidP="00647439">
      <w:r>
        <w:rPr>
          <w:noProof/>
        </w:rPr>
        <w:drawing>
          <wp:inline distT="0" distB="0" distL="0" distR="0" wp14:anchorId="73BB6E52" wp14:editId="2B983D0F">
            <wp:extent cx="5925820" cy="25768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4815A" w14:textId="314DADAC" w:rsidR="00647439" w:rsidRPr="005B0AE5" w:rsidRDefault="00117780" w:rsidP="00647439">
      <w:pPr>
        <w:rPr>
          <w:b/>
        </w:rPr>
      </w:pPr>
      <w:r>
        <w:rPr>
          <w:b/>
        </w:rPr>
        <w:t>I</w:t>
      </w:r>
      <w:r w:rsidR="00647439" w:rsidRPr="009A547E">
        <w:rPr>
          <w:b/>
        </w:rPr>
        <w:t>nterval</w:t>
      </w:r>
      <w:r w:rsidR="00F64E96">
        <w:t xml:space="preserve">: The job defined in </w:t>
      </w:r>
      <w:r w:rsidR="00647439" w:rsidRPr="009A547E">
        <w:t>Name</w:t>
      </w:r>
      <w:r w:rsidR="00A50439">
        <w:t xml:space="preserve"> co</w:t>
      </w:r>
      <w:r w:rsidR="0008500D">
        <w:t>l</w:t>
      </w:r>
      <w:r w:rsidR="00A50439">
        <w:t>u</w:t>
      </w:r>
      <w:r w:rsidR="0008500D">
        <w:t>mn</w:t>
      </w:r>
      <w:r w:rsidR="00647439" w:rsidRPr="009A547E">
        <w:t xml:space="preserve"> will start after this interval.</w:t>
      </w:r>
    </w:p>
    <w:p w14:paraId="5E73448B" w14:textId="564C8C8D" w:rsidR="00647439" w:rsidRPr="009A547E" w:rsidRDefault="00647439" w:rsidP="00647439">
      <w:r w:rsidRPr="009A547E">
        <w:rPr>
          <w:b/>
        </w:rPr>
        <w:t xml:space="preserve">Repeatable: </w:t>
      </w:r>
      <w:r w:rsidRPr="009A547E">
        <w:t>Not in use.</w:t>
      </w:r>
    </w:p>
    <w:p w14:paraId="07196317" w14:textId="3C285D5E" w:rsidR="00647439" w:rsidRPr="009A547E" w:rsidRDefault="00647439" w:rsidP="00647439">
      <w:r w:rsidRPr="009A547E">
        <w:rPr>
          <w:b/>
        </w:rPr>
        <w:t>Start</w:t>
      </w:r>
      <w:r w:rsidR="007058A8">
        <w:rPr>
          <w:b/>
        </w:rPr>
        <w:t xml:space="preserve"> </w:t>
      </w:r>
      <w:r w:rsidRPr="009A547E">
        <w:rPr>
          <w:b/>
        </w:rPr>
        <w:t xml:space="preserve">Time: </w:t>
      </w:r>
      <w:r w:rsidRPr="009A547E">
        <w:t>If the interval is 0, and a start time is defined, then the job is going to be triggered on this defined start time on daily bases.</w:t>
      </w:r>
    </w:p>
    <w:p w14:paraId="73FB0D9E" w14:textId="5C17E4D9" w:rsidR="00647439" w:rsidRPr="009A547E" w:rsidRDefault="00647439" w:rsidP="00647439">
      <w:r w:rsidRPr="009A547E">
        <w:rPr>
          <w:b/>
        </w:rPr>
        <w:t xml:space="preserve">Active: </w:t>
      </w:r>
      <w:r w:rsidRPr="009A547E">
        <w:t>This is used to turn job ON and OFF.</w:t>
      </w:r>
    </w:p>
    <w:p w14:paraId="6AA97A78" w14:textId="5CD03FB1" w:rsidR="00647439" w:rsidRPr="005B0AE5" w:rsidRDefault="00647439" w:rsidP="00647439">
      <w:pPr>
        <w:rPr>
          <w:rStyle w:val="IntenseReference"/>
          <w:bCs w:val="0"/>
          <w:smallCaps w:val="0"/>
          <w:color w:val="auto"/>
          <w:spacing w:val="0"/>
          <w:sz w:val="22"/>
        </w:rPr>
      </w:pPr>
      <w:r w:rsidRPr="00684F94">
        <w:rPr>
          <w:b/>
        </w:rPr>
        <w:t>Status</w:t>
      </w:r>
      <w:r w:rsidRPr="009A547E">
        <w:rPr>
          <w:b/>
        </w:rPr>
        <w:t xml:space="preserve">: </w:t>
      </w:r>
      <w:r w:rsidR="007058A8">
        <w:t>The column shows whether the job is running or idle at any moment.</w:t>
      </w:r>
    </w:p>
    <w:p w14:paraId="02CC3914" w14:textId="77777777" w:rsidR="00647439" w:rsidRPr="009A547E" w:rsidRDefault="00647439" w:rsidP="00647439">
      <w:pPr>
        <w:pStyle w:val="Heading2"/>
      </w:pPr>
      <w:bookmarkStart w:id="24" w:name="_Toc513633316"/>
      <w:r w:rsidRPr="009A547E">
        <w:t>Payment Method</w:t>
      </w:r>
      <w:bookmarkEnd w:id="24"/>
    </w:p>
    <w:p w14:paraId="6FB66292" w14:textId="569F6FF8" w:rsidR="00647439" w:rsidRPr="009A547E" w:rsidRDefault="00647439" w:rsidP="00647439">
      <w:r w:rsidRPr="009A547E">
        <w:t xml:space="preserve">This table is a reference table for all Payment Methods of the </w:t>
      </w:r>
      <w:r w:rsidR="00E9150B">
        <w:t>CommerceLink</w:t>
      </w:r>
      <w:r w:rsidRPr="009A547E">
        <w:t>.</w:t>
      </w:r>
    </w:p>
    <w:tbl>
      <w:tblPr>
        <w:tblStyle w:val="GridTable4-Accent1"/>
        <w:tblW w:w="9350" w:type="dxa"/>
        <w:tblLook w:val="04A0" w:firstRow="1" w:lastRow="0" w:firstColumn="1" w:lastColumn="0" w:noHBand="0" w:noVBand="1"/>
        <w:tblPrChange w:id="25" w:author="Noman Saeed" w:date="2018-05-09T12:51:00Z">
          <w:tblPr>
            <w:tblStyle w:val="GridTable4-Accent1"/>
            <w:tblW w:w="9350" w:type="dxa"/>
            <w:tblLook w:val="04A0" w:firstRow="1" w:lastRow="0" w:firstColumn="1" w:lastColumn="0" w:noHBand="0" w:noVBand="1"/>
          </w:tblPr>
        </w:tblPrChange>
      </w:tblPr>
      <w:tblGrid>
        <w:gridCol w:w="1861"/>
        <w:gridCol w:w="858"/>
        <w:gridCol w:w="1050"/>
        <w:gridCol w:w="1200"/>
        <w:gridCol w:w="1088"/>
        <w:gridCol w:w="1850"/>
        <w:gridCol w:w="1443"/>
        <w:tblGridChange w:id="26">
          <w:tblGrid>
            <w:gridCol w:w="1956"/>
            <w:gridCol w:w="1167"/>
            <w:gridCol w:w="989"/>
            <w:gridCol w:w="1125"/>
            <w:gridCol w:w="1025"/>
            <w:gridCol w:w="1735"/>
            <w:gridCol w:w="1353"/>
          </w:tblGrid>
        </w:tblGridChange>
      </w:tblGrid>
      <w:tr w:rsidR="001A03F1" w:rsidRPr="009A547E" w14:paraId="0F448C9F" w14:textId="0C81E19C" w:rsidTr="001A03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  <w:trPrChange w:id="27" w:author="Noman Saeed" w:date="2018-05-09T12:51:00Z">
            <w:trPr>
              <w:trHeight w:val="33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noWrap/>
            <w:hideMark/>
            <w:tcPrChange w:id="28" w:author="Noman Saeed" w:date="2018-05-09T12:51:00Z">
              <w:tcPr>
                <w:tcW w:w="2582" w:type="dxa"/>
                <w:noWrap/>
                <w:hideMark/>
              </w:tcPr>
            </w:tcPrChange>
          </w:tcPr>
          <w:p w14:paraId="42F05E9F" w14:textId="77777777" w:rsidR="001A03F1" w:rsidRPr="001A03F1" w:rsidRDefault="001A03F1" w:rsidP="0008500D">
            <w:pPr>
              <w:spacing w:line="240" w:lineRule="auto"/>
              <w:jc w:val="center"/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</w:rPr>
            </w:pPr>
            <w:r w:rsidRPr="001A03F1">
              <w:rPr>
                <w:rFonts w:ascii="Calibri" w:eastAsia="Times New Roman" w:hAnsi="Calibri" w:cs="Times New Roman"/>
                <w:color w:val="FFFFFF"/>
              </w:rPr>
              <w:lastRenderedPageBreak/>
              <w:t>ECommerceValue</w:t>
            </w:r>
          </w:p>
        </w:tc>
        <w:tc>
          <w:tcPr>
            <w:tcW w:w="788" w:type="dxa"/>
            <w:noWrap/>
            <w:hideMark/>
            <w:tcPrChange w:id="29" w:author="Noman Saeed" w:date="2018-05-09T12:51:00Z">
              <w:tcPr>
                <w:tcW w:w="1508" w:type="dxa"/>
                <w:noWrap/>
                <w:hideMark/>
              </w:tcPr>
            </w:tcPrChange>
          </w:tcPr>
          <w:p w14:paraId="1A6AD39A" w14:textId="77777777" w:rsidR="001A03F1" w:rsidRPr="001A03F1" w:rsidRDefault="001A03F1" w:rsidP="0008500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</w:rPr>
            </w:pPr>
            <w:r w:rsidRPr="001A03F1">
              <w:rPr>
                <w:rFonts w:ascii="Calibri" w:eastAsia="Times New Roman" w:hAnsi="Calibri" w:cs="Times New Roman"/>
                <w:color w:val="FFFFFF"/>
              </w:rPr>
              <w:t>ErpValue</w:t>
            </w:r>
          </w:p>
        </w:tc>
        <w:tc>
          <w:tcPr>
            <w:tcW w:w="989" w:type="dxa"/>
            <w:tcPrChange w:id="30" w:author="Noman Saeed" w:date="2018-05-09T12:51:00Z">
              <w:tcPr>
                <w:tcW w:w="1424" w:type="dxa"/>
              </w:tcPr>
            </w:tcPrChange>
          </w:tcPr>
          <w:p w14:paraId="0B202D0D" w14:textId="57CE6224" w:rsidR="001A03F1" w:rsidRPr="001A03F1" w:rsidRDefault="001A03F1" w:rsidP="0008500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</w:rPr>
            </w:pPr>
            <w:r w:rsidRPr="001A03F1">
              <w:rPr>
                <w:rFonts w:ascii="Calibri" w:eastAsia="Times New Roman" w:hAnsi="Calibri" w:cs="Times New Roman"/>
                <w:color w:val="FFFFFF"/>
              </w:rPr>
              <w:t>Has SubMethod</w:t>
            </w:r>
          </w:p>
        </w:tc>
        <w:tc>
          <w:tcPr>
            <w:tcW w:w="1125" w:type="dxa"/>
            <w:tcPrChange w:id="31" w:author="Noman Saeed" w:date="2018-05-09T12:51:00Z">
              <w:tcPr>
                <w:tcW w:w="1517" w:type="dxa"/>
              </w:tcPr>
            </w:tcPrChange>
          </w:tcPr>
          <w:p w14:paraId="19345D79" w14:textId="1BF11786" w:rsidR="001A03F1" w:rsidRPr="001A03F1" w:rsidRDefault="001A03F1" w:rsidP="0008500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</w:rPr>
            </w:pPr>
            <w:r w:rsidRPr="001A03F1">
              <w:rPr>
                <w:rFonts w:ascii="Calibri" w:eastAsia="Times New Roman" w:hAnsi="Calibri" w:cs="Times New Roman"/>
                <w:color w:val="FFFFFF"/>
              </w:rPr>
              <w:t>IsPrePaymnet</w:t>
            </w:r>
          </w:p>
        </w:tc>
        <w:tc>
          <w:tcPr>
            <w:tcW w:w="1025" w:type="dxa"/>
            <w:tcPrChange w:id="32" w:author="Noman Saeed" w:date="2018-05-09T12:51:00Z">
              <w:tcPr>
                <w:tcW w:w="773" w:type="dxa"/>
              </w:tcPr>
            </w:tcPrChange>
          </w:tcPr>
          <w:p w14:paraId="0CD6204A" w14:textId="477A3E50" w:rsidR="001A03F1" w:rsidRPr="001A03F1" w:rsidRDefault="001A03F1" w:rsidP="0008500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color w:val="FFFFFF"/>
                <w:rPrChange w:id="33" w:author="Noman Saeed" w:date="2018-05-09T12:51:00Z">
                  <w:rPr>
                    <w:rFonts w:ascii="Calibri" w:eastAsia="Times New Roman" w:hAnsi="Calibri" w:cs="Times New Roman"/>
                    <w:color w:val="FFFFFF"/>
                  </w:rPr>
                </w:rPrChange>
              </w:rPr>
            </w:pPr>
            <w:ins w:id="34" w:author="Noman Saeed" w:date="2018-05-09T12:50:00Z">
              <w:r w:rsidRPr="001A03F1">
                <w:rPr>
                  <w:rFonts w:ascii="Calibri" w:eastAsia="Times New Roman" w:hAnsi="Calibri" w:cs="Times New Roman"/>
                  <w:color w:val="FFFFFF"/>
                </w:rPr>
                <w:t>IsCreditCard</w:t>
              </w:r>
            </w:ins>
          </w:p>
        </w:tc>
        <w:tc>
          <w:tcPr>
            <w:tcW w:w="1735" w:type="dxa"/>
            <w:tcPrChange w:id="35" w:author="Noman Saeed" w:date="2018-05-09T12:51:00Z">
              <w:tcPr>
                <w:tcW w:w="773" w:type="dxa"/>
              </w:tcPr>
            </w:tcPrChange>
          </w:tcPr>
          <w:p w14:paraId="240F556B" w14:textId="3296A8AB" w:rsidR="001A03F1" w:rsidRPr="001A03F1" w:rsidRDefault="001A03F1" w:rsidP="0008500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6" w:author="Noman Saeed" w:date="2018-05-09T12:50:00Z"/>
                <w:rFonts w:ascii="Calibri" w:eastAsia="Times New Roman" w:hAnsi="Calibri" w:cs="Times New Roman"/>
                <w:b w:val="0"/>
                <w:color w:val="FFFFFF"/>
                <w:rPrChange w:id="37" w:author="Noman Saeed" w:date="2018-05-09T12:51:00Z">
                  <w:rPr>
                    <w:ins w:id="38" w:author="Noman Saeed" w:date="2018-05-09T12:50:00Z"/>
                    <w:rFonts w:ascii="Calibri" w:eastAsia="Times New Roman" w:hAnsi="Calibri" w:cs="Times New Roman"/>
                    <w:color w:val="FFFFFF"/>
                  </w:rPr>
                </w:rPrChange>
              </w:rPr>
            </w:pPr>
            <w:ins w:id="39" w:author="Noman Saeed" w:date="2018-05-09T12:50:00Z">
              <w:r w:rsidRPr="001A03F1">
                <w:rPr>
                  <w:rFonts w:ascii="Calibri" w:eastAsia="Times New Roman" w:hAnsi="Calibri" w:cs="Times New Roman"/>
                  <w:color w:val="FFFFFF"/>
                </w:rPr>
                <w:t>UsePaymentConnector</w:t>
              </w:r>
            </w:ins>
          </w:p>
        </w:tc>
        <w:tc>
          <w:tcPr>
            <w:tcW w:w="1353" w:type="dxa"/>
            <w:tcPrChange w:id="40" w:author="Noman Saeed" w:date="2018-05-09T12:51:00Z">
              <w:tcPr>
                <w:tcW w:w="773" w:type="dxa"/>
              </w:tcPr>
            </w:tcPrChange>
          </w:tcPr>
          <w:p w14:paraId="58D1717A" w14:textId="77777777" w:rsidR="001A03F1" w:rsidRPr="001A03F1" w:rsidRDefault="001A03F1" w:rsidP="0008500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41" w:author="Noman Saeed" w:date="2018-05-09T12:51:00Z"/>
                <w:rFonts w:ascii="Calibri" w:eastAsia="Times New Roman" w:hAnsi="Calibri" w:cs="Times New Roman"/>
                <w:b w:val="0"/>
                <w:color w:val="FFFFFF"/>
                <w:rPrChange w:id="42" w:author="Noman Saeed" w:date="2018-05-09T12:51:00Z">
                  <w:rPr>
                    <w:ins w:id="43" w:author="Noman Saeed" w:date="2018-05-09T12:51:00Z"/>
                    <w:rFonts w:ascii="Calibri" w:eastAsia="Times New Roman" w:hAnsi="Calibri" w:cs="Times New Roman"/>
                    <w:color w:val="FFFFFF"/>
                  </w:rPr>
                </w:rPrChange>
              </w:rPr>
            </w:pPr>
            <w:ins w:id="44" w:author="Noman Saeed" w:date="2018-05-09T12:51:00Z">
              <w:r w:rsidRPr="001A03F1">
                <w:rPr>
                  <w:rFonts w:ascii="Calibri" w:eastAsia="Times New Roman" w:hAnsi="Calibri" w:cs="Times New Roman"/>
                  <w:color w:val="FFFFFF"/>
                </w:rPr>
                <w:t>ServiceAccountId</w:t>
              </w:r>
            </w:ins>
          </w:p>
          <w:p w14:paraId="6DB8E839" w14:textId="77777777" w:rsidR="001A03F1" w:rsidRPr="001A03F1" w:rsidRDefault="001A03F1" w:rsidP="0008500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45" w:author="Noman Saeed" w:date="2018-05-09T12:50:00Z"/>
                <w:rFonts w:ascii="Calibri" w:eastAsia="Times New Roman" w:hAnsi="Calibri" w:cs="Times New Roman"/>
                <w:b w:val="0"/>
                <w:color w:val="FFFFFF"/>
                <w:rPrChange w:id="46" w:author="Noman Saeed" w:date="2018-05-09T12:51:00Z">
                  <w:rPr>
                    <w:ins w:id="47" w:author="Noman Saeed" w:date="2018-05-09T12:50:00Z"/>
                    <w:rFonts w:ascii="Calibri" w:eastAsia="Times New Roman" w:hAnsi="Calibri" w:cs="Times New Roman"/>
                    <w:color w:val="FFFFFF"/>
                  </w:rPr>
                </w:rPrChange>
              </w:rPr>
            </w:pPr>
          </w:p>
        </w:tc>
      </w:tr>
      <w:tr w:rsidR="001A03F1" w:rsidRPr="009A547E" w14:paraId="6D1AC129" w14:textId="69B1C8A4" w:rsidTr="001A0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  <w:trPrChange w:id="48" w:author="Noman Saeed" w:date="2018-05-09T12:51:00Z">
            <w:trPr>
              <w:trHeight w:val="33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noWrap/>
            <w:hideMark/>
            <w:tcPrChange w:id="49" w:author="Noman Saeed" w:date="2018-05-09T12:51:00Z">
              <w:tcPr>
                <w:tcW w:w="2582" w:type="dxa"/>
                <w:noWrap/>
                <w:hideMark/>
              </w:tcPr>
            </w:tcPrChange>
          </w:tcPr>
          <w:p w14:paraId="0BBD13E4" w14:textId="75FB287D" w:rsidR="001A03F1" w:rsidRPr="009A547E" w:rsidRDefault="001A03F1" w:rsidP="0008500D">
            <w:pPr>
              <w:spacing w:line="240" w:lineRule="auto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t>BASIC_CREDIT</w:t>
            </w:r>
          </w:p>
        </w:tc>
        <w:tc>
          <w:tcPr>
            <w:tcW w:w="788" w:type="dxa"/>
            <w:noWrap/>
            <w:hideMark/>
            <w:tcPrChange w:id="50" w:author="Noman Saeed" w:date="2018-05-09T12:51:00Z">
              <w:tcPr>
                <w:tcW w:w="1508" w:type="dxa"/>
                <w:noWrap/>
                <w:hideMark/>
              </w:tcPr>
            </w:tcPrChange>
          </w:tcPr>
          <w:p w14:paraId="6FB0CFA4" w14:textId="67E39AB5" w:rsidR="001A03F1" w:rsidRPr="009A547E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t>500</w:t>
            </w:r>
          </w:p>
        </w:tc>
        <w:tc>
          <w:tcPr>
            <w:tcW w:w="989" w:type="dxa"/>
            <w:tcPrChange w:id="51" w:author="Noman Saeed" w:date="2018-05-09T12:51:00Z">
              <w:tcPr>
                <w:tcW w:w="1424" w:type="dxa"/>
              </w:tcPr>
            </w:tcPrChange>
          </w:tcPr>
          <w:p w14:paraId="2B2B48D9" w14:textId="5680C49C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True</w:t>
            </w:r>
          </w:p>
        </w:tc>
        <w:tc>
          <w:tcPr>
            <w:tcW w:w="1125" w:type="dxa"/>
            <w:tcPrChange w:id="52" w:author="Noman Saeed" w:date="2018-05-09T12:51:00Z">
              <w:tcPr>
                <w:tcW w:w="1517" w:type="dxa"/>
              </w:tcPr>
            </w:tcPrChange>
          </w:tcPr>
          <w:p w14:paraId="5E41DF2B" w14:textId="1180A6A3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ins w:id="53" w:author="Noman Saeed" w:date="2018-05-09T12:52:00Z">
              <w:r>
                <w:t>False</w:t>
              </w:r>
            </w:ins>
            <w:del w:id="54" w:author="Noman Saeed" w:date="2018-05-09T12:52:00Z">
              <w:r w:rsidDel="001A03F1">
                <w:delText>True</w:delText>
              </w:r>
            </w:del>
          </w:p>
        </w:tc>
        <w:tc>
          <w:tcPr>
            <w:tcW w:w="1025" w:type="dxa"/>
            <w:tcPrChange w:id="55" w:author="Noman Saeed" w:date="2018-05-09T12:51:00Z">
              <w:tcPr>
                <w:tcW w:w="773" w:type="dxa"/>
              </w:tcPr>
            </w:tcPrChange>
          </w:tcPr>
          <w:p w14:paraId="02FEAE2B" w14:textId="3DD3C3F6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6" w:author="Noman Saeed" w:date="2018-05-09T12:50:00Z"/>
              </w:rPr>
            </w:pPr>
            <w:ins w:id="57" w:author="Noman Saeed" w:date="2018-05-09T12:51:00Z">
              <w:r>
                <w:t>True</w:t>
              </w:r>
            </w:ins>
          </w:p>
        </w:tc>
        <w:tc>
          <w:tcPr>
            <w:tcW w:w="1735" w:type="dxa"/>
            <w:tcPrChange w:id="58" w:author="Noman Saeed" w:date="2018-05-09T12:51:00Z">
              <w:tcPr>
                <w:tcW w:w="773" w:type="dxa"/>
              </w:tcPr>
            </w:tcPrChange>
          </w:tcPr>
          <w:p w14:paraId="47DDD2BE" w14:textId="3D343958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9" w:author="Noman Saeed" w:date="2018-05-09T12:50:00Z"/>
              </w:rPr>
            </w:pPr>
            <w:ins w:id="60" w:author="Noman Saeed" w:date="2018-05-09T12:52:00Z">
              <w:r>
                <w:t>True</w:t>
              </w:r>
            </w:ins>
          </w:p>
        </w:tc>
        <w:tc>
          <w:tcPr>
            <w:tcW w:w="1353" w:type="dxa"/>
            <w:tcPrChange w:id="61" w:author="Noman Saeed" w:date="2018-05-09T12:51:00Z">
              <w:tcPr>
                <w:tcW w:w="773" w:type="dxa"/>
              </w:tcPr>
            </w:tcPrChange>
          </w:tcPr>
          <w:p w14:paraId="646B382F" w14:textId="742C0904" w:rsidR="001A03F1" w:rsidRDefault="00B821DB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2" w:author="Noman Saeed" w:date="2018-05-09T12:50:00Z"/>
              </w:rPr>
            </w:pPr>
            <w:ins w:id="63" w:author="Noman Saeed" w:date="2018-05-09T12:52:00Z">
              <w:r>
                <w:t>***********</w:t>
              </w:r>
            </w:ins>
          </w:p>
        </w:tc>
      </w:tr>
      <w:tr w:rsidR="001A03F1" w:rsidRPr="009A547E" w14:paraId="0C7860CF" w14:textId="00573F8A" w:rsidTr="001A03F1">
        <w:trPr>
          <w:trHeight w:val="335"/>
          <w:trPrChange w:id="64" w:author="Noman Saeed" w:date="2018-05-09T12:51:00Z">
            <w:trPr>
              <w:trHeight w:val="33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noWrap/>
            <w:tcPrChange w:id="65" w:author="Noman Saeed" w:date="2018-05-09T12:51:00Z">
              <w:tcPr>
                <w:tcW w:w="2582" w:type="dxa"/>
                <w:noWrap/>
              </w:tcPr>
            </w:tcPrChange>
          </w:tcPr>
          <w:p w14:paraId="45752947" w14:textId="2A2F373F" w:rsidR="001A03F1" w:rsidRPr="009A547E" w:rsidRDefault="001A03F1" w:rsidP="0008500D">
            <w:pPr>
              <w:spacing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t>AMEX</w:t>
            </w:r>
          </w:p>
        </w:tc>
        <w:tc>
          <w:tcPr>
            <w:tcW w:w="788" w:type="dxa"/>
            <w:noWrap/>
            <w:tcPrChange w:id="66" w:author="Noman Saeed" w:date="2018-05-09T12:51:00Z">
              <w:tcPr>
                <w:tcW w:w="1508" w:type="dxa"/>
                <w:noWrap/>
              </w:tcPr>
            </w:tcPrChange>
          </w:tcPr>
          <w:p w14:paraId="3ABD5526" w14:textId="6B26F3CE" w:rsidR="001A03F1" w:rsidRPr="009A547E" w:rsidRDefault="001A03F1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t>500</w:t>
            </w:r>
          </w:p>
        </w:tc>
        <w:tc>
          <w:tcPr>
            <w:tcW w:w="989" w:type="dxa"/>
            <w:tcPrChange w:id="67" w:author="Noman Saeed" w:date="2018-05-09T12:51:00Z">
              <w:tcPr>
                <w:tcW w:w="1424" w:type="dxa"/>
              </w:tcPr>
            </w:tcPrChange>
          </w:tcPr>
          <w:p w14:paraId="47A806EF" w14:textId="250385BE" w:rsidR="001A03F1" w:rsidRDefault="001A03F1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125" w:type="dxa"/>
            <w:tcPrChange w:id="68" w:author="Noman Saeed" w:date="2018-05-09T12:51:00Z">
              <w:tcPr>
                <w:tcW w:w="1517" w:type="dxa"/>
              </w:tcPr>
            </w:tcPrChange>
          </w:tcPr>
          <w:p w14:paraId="544183A8" w14:textId="36968639" w:rsidR="001A03F1" w:rsidRDefault="001A03F1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025" w:type="dxa"/>
            <w:tcPrChange w:id="69" w:author="Noman Saeed" w:date="2018-05-09T12:51:00Z">
              <w:tcPr>
                <w:tcW w:w="773" w:type="dxa"/>
              </w:tcPr>
            </w:tcPrChange>
          </w:tcPr>
          <w:p w14:paraId="7BE6D4A2" w14:textId="001183B8" w:rsidR="001A03F1" w:rsidRDefault="001A03F1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0" w:author="Noman Saeed" w:date="2018-05-09T12:50:00Z"/>
              </w:rPr>
            </w:pPr>
            <w:ins w:id="71" w:author="Noman Saeed" w:date="2018-05-09T12:51:00Z">
              <w:r>
                <w:t>True</w:t>
              </w:r>
            </w:ins>
          </w:p>
        </w:tc>
        <w:tc>
          <w:tcPr>
            <w:tcW w:w="1735" w:type="dxa"/>
            <w:tcPrChange w:id="72" w:author="Noman Saeed" w:date="2018-05-09T12:51:00Z">
              <w:tcPr>
                <w:tcW w:w="773" w:type="dxa"/>
              </w:tcPr>
            </w:tcPrChange>
          </w:tcPr>
          <w:p w14:paraId="79B625C8" w14:textId="1788CAA6" w:rsidR="001A03F1" w:rsidRDefault="001A03F1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3" w:author="Noman Saeed" w:date="2018-05-09T12:50:00Z"/>
              </w:rPr>
            </w:pPr>
            <w:ins w:id="74" w:author="Noman Saeed" w:date="2018-05-09T12:52:00Z">
              <w:r>
                <w:t>True</w:t>
              </w:r>
            </w:ins>
          </w:p>
        </w:tc>
        <w:tc>
          <w:tcPr>
            <w:tcW w:w="1353" w:type="dxa"/>
            <w:tcPrChange w:id="75" w:author="Noman Saeed" w:date="2018-05-09T12:51:00Z">
              <w:tcPr>
                <w:tcW w:w="773" w:type="dxa"/>
              </w:tcPr>
            </w:tcPrChange>
          </w:tcPr>
          <w:p w14:paraId="2E2D4A28" w14:textId="294A4B56" w:rsidR="001A03F1" w:rsidRDefault="00B821DB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6" w:author="Noman Saeed" w:date="2018-05-09T12:50:00Z"/>
              </w:rPr>
            </w:pPr>
            <w:ins w:id="77" w:author="Noman Saeed" w:date="2018-05-09T12:52:00Z">
              <w:r>
                <w:t>***********</w:t>
              </w:r>
            </w:ins>
          </w:p>
        </w:tc>
      </w:tr>
      <w:tr w:rsidR="001A03F1" w:rsidRPr="009A547E" w14:paraId="0A8D93F5" w14:textId="1A829CC7" w:rsidTr="001A0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  <w:trPrChange w:id="78" w:author="Noman Saeed" w:date="2018-05-09T12:51:00Z">
            <w:trPr>
              <w:trHeight w:val="33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noWrap/>
            <w:tcPrChange w:id="79" w:author="Noman Saeed" w:date="2018-05-09T12:51:00Z">
              <w:tcPr>
                <w:tcW w:w="2582" w:type="dxa"/>
                <w:noWrap/>
              </w:tcPr>
            </w:tcPrChange>
          </w:tcPr>
          <w:p w14:paraId="4B3A806D" w14:textId="71830B50" w:rsidR="001A03F1" w:rsidRDefault="001A03F1" w:rsidP="0008500D">
            <w:pPr>
              <w:spacing w:line="240" w:lineRule="auto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t>VISA</w:t>
            </w:r>
          </w:p>
        </w:tc>
        <w:tc>
          <w:tcPr>
            <w:tcW w:w="788" w:type="dxa"/>
            <w:noWrap/>
            <w:tcPrChange w:id="80" w:author="Noman Saeed" w:date="2018-05-09T12:51:00Z">
              <w:tcPr>
                <w:tcW w:w="1508" w:type="dxa"/>
                <w:noWrap/>
              </w:tcPr>
            </w:tcPrChange>
          </w:tcPr>
          <w:p w14:paraId="1E5DAB9E" w14:textId="2D2DFE24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t>500</w:t>
            </w:r>
          </w:p>
        </w:tc>
        <w:tc>
          <w:tcPr>
            <w:tcW w:w="989" w:type="dxa"/>
            <w:tcPrChange w:id="81" w:author="Noman Saeed" w:date="2018-05-09T12:51:00Z">
              <w:tcPr>
                <w:tcW w:w="1424" w:type="dxa"/>
              </w:tcPr>
            </w:tcPrChange>
          </w:tcPr>
          <w:p w14:paraId="7C4E5BBD" w14:textId="32963D19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125" w:type="dxa"/>
            <w:tcPrChange w:id="82" w:author="Noman Saeed" w:date="2018-05-09T12:51:00Z">
              <w:tcPr>
                <w:tcW w:w="1517" w:type="dxa"/>
              </w:tcPr>
            </w:tcPrChange>
          </w:tcPr>
          <w:p w14:paraId="60C9B182" w14:textId="141ECA94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025" w:type="dxa"/>
            <w:tcPrChange w:id="83" w:author="Noman Saeed" w:date="2018-05-09T12:51:00Z">
              <w:tcPr>
                <w:tcW w:w="773" w:type="dxa"/>
              </w:tcPr>
            </w:tcPrChange>
          </w:tcPr>
          <w:p w14:paraId="5B29D4C4" w14:textId="3AF6EB08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4" w:author="Noman Saeed" w:date="2018-05-09T12:50:00Z"/>
              </w:rPr>
            </w:pPr>
            <w:ins w:id="85" w:author="Noman Saeed" w:date="2018-05-09T12:51:00Z">
              <w:r>
                <w:t>True</w:t>
              </w:r>
            </w:ins>
          </w:p>
        </w:tc>
        <w:tc>
          <w:tcPr>
            <w:tcW w:w="1735" w:type="dxa"/>
            <w:tcPrChange w:id="86" w:author="Noman Saeed" w:date="2018-05-09T12:51:00Z">
              <w:tcPr>
                <w:tcW w:w="773" w:type="dxa"/>
              </w:tcPr>
            </w:tcPrChange>
          </w:tcPr>
          <w:p w14:paraId="7FCE2494" w14:textId="75D3086F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7" w:author="Noman Saeed" w:date="2018-05-09T12:50:00Z"/>
              </w:rPr>
            </w:pPr>
            <w:ins w:id="88" w:author="Noman Saeed" w:date="2018-05-09T12:52:00Z">
              <w:r>
                <w:t>True</w:t>
              </w:r>
            </w:ins>
          </w:p>
        </w:tc>
        <w:tc>
          <w:tcPr>
            <w:tcW w:w="1353" w:type="dxa"/>
            <w:tcPrChange w:id="89" w:author="Noman Saeed" w:date="2018-05-09T12:51:00Z">
              <w:tcPr>
                <w:tcW w:w="773" w:type="dxa"/>
              </w:tcPr>
            </w:tcPrChange>
          </w:tcPr>
          <w:p w14:paraId="1FC541A8" w14:textId="2238E741" w:rsidR="001A03F1" w:rsidRDefault="00B821DB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0" w:author="Noman Saeed" w:date="2018-05-09T12:50:00Z"/>
              </w:rPr>
            </w:pPr>
            <w:ins w:id="91" w:author="Noman Saeed" w:date="2018-05-09T12:52:00Z">
              <w:r>
                <w:t>***********</w:t>
              </w:r>
            </w:ins>
          </w:p>
        </w:tc>
      </w:tr>
      <w:tr w:rsidR="001A03F1" w:rsidRPr="009A547E" w14:paraId="705BB164" w14:textId="6D7488D2" w:rsidTr="001A03F1">
        <w:trPr>
          <w:trHeight w:val="335"/>
          <w:trPrChange w:id="92" w:author="Noman Saeed" w:date="2018-05-09T12:51:00Z">
            <w:trPr>
              <w:trHeight w:val="33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noWrap/>
            <w:tcPrChange w:id="93" w:author="Noman Saeed" w:date="2018-05-09T12:51:00Z">
              <w:tcPr>
                <w:tcW w:w="2582" w:type="dxa"/>
                <w:noWrap/>
              </w:tcPr>
            </w:tcPrChange>
          </w:tcPr>
          <w:p w14:paraId="7471E362" w14:textId="7A1E42D5" w:rsidR="001A03F1" w:rsidRDefault="001A03F1" w:rsidP="0008500D">
            <w:pPr>
              <w:spacing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t>MASTER</w:t>
            </w:r>
          </w:p>
        </w:tc>
        <w:tc>
          <w:tcPr>
            <w:tcW w:w="788" w:type="dxa"/>
            <w:noWrap/>
            <w:tcPrChange w:id="94" w:author="Noman Saeed" w:date="2018-05-09T12:51:00Z">
              <w:tcPr>
                <w:tcW w:w="1508" w:type="dxa"/>
                <w:noWrap/>
              </w:tcPr>
            </w:tcPrChange>
          </w:tcPr>
          <w:p w14:paraId="502D2E72" w14:textId="15C69BA0" w:rsidR="001A03F1" w:rsidRDefault="001A03F1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t>500</w:t>
            </w:r>
          </w:p>
        </w:tc>
        <w:tc>
          <w:tcPr>
            <w:tcW w:w="989" w:type="dxa"/>
            <w:tcPrChange w:id="95" w:author="Noman Saeed" w:date="2018-05-09T12:51:00Z">
              <w:tcPr>
                <w:tcW w:w="1424" w:type="dxa"/>
              </w:tcPr>
            </w:tcPrChange>
          </w:tcPr>
          <w:p w14:paraId="741F60DF" w14:textId="48B2A692" w:rsidR="001A03F1" w:rsidRDefault="001A03F1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125" w:type="dxa"/>
            <w:tcPrChange w:id="96" w:author="Noman Saeed" w:date="2018-05-09T12:51:00Z">
              <w:tcPr>
                <w:tcW w:w="1517" w:type="dxa"/>
              </w:tcPr>
            </w:tcPrChange>
          </w:tcPr>
          <w:p w14:paraId="38CE2854" w14:textId="652268E7" w:rsidR="001A03F1" w:rsidRDefault="001A03F1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025" w:type="dxa"/>
            <w:tcPrChange w:id="97" w:author="Noman Saeed" w:date="2018-05-09T12:51:00Z">
              <w:tcPr>
                <w:tcW w:w="773" w:type="dxa"/>
              </w:tcPr>
            </w:tcPrChange>
          </w:tcPr>
          <w:p w14:paraId="64020972" w14:textId="2DA36CCC" w:rsidR="001A03F1" w:rsidRDefault="001A03F1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8" w:author="Noman Saeed" w:date="2018-05-09T12:50:00Z"/>
              </w:rPr>
            </w:pPr>
            <w:ins w:id="99" w:author="Noman Saeed" w:date="2018-05-09T12:52:00Z">
              <w:r>
                <w:t>True</w:t>
              </w:r>
            </w:ins>
          </w:p>
        </w:tc>
        <w:tc>
          <w:tcPr>
            <w:tcW w:w="1735" w:type="dxa"/>
            <w:tcPrChange w:id="100" w:author="Noman Saeed" w:date="2018-05-09T12:51:00Z">
              <w:tcPr>
                <w:tcW w:w="773" w:type="dxa"/>
              </w:tcPr>
            </w:tcPrChange>
          </w:tcPr>
          <w:p w14:paraId="13E2069B" w14:textId="3BF78B20" w:rsidR="001A03F1" w:rsidRDefault="001A03F1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1" w:author="Noman Saeed" w:date="2018-05-09T12:50:00Z"/>
              </w:rPr>
            </w:pPr>
            <w:ins w:id="102" w:author="Noman Saeed" w:date="2018-05-09T12:52:00Z">
              <w:r>
                <w:t>True</w:t>
              </w:r>
            </w:ins>
          </w:p>
        </w:tc>
        <w:tc>
          <w:tcPr>
            <w:tcW w:w="1353" w:type="dxa"/>
            <w:tcPrChange w:id="103" w:author="Noman Saeed" w:date="2018-05-09T12:51:00Z">
              <w:tcPr>
                <w:tcW w:w="773" w:type="dxa"/>
              </w:tcPr>
            </w:tcPrChange>
          </w:tcPr>
          <w:p w14:paraId="2AB1C25F" w14:textId="7C0C6740" w:rsidR="001A03F1" w:rsidRDefault="00B821DB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4" w:author="Noman Saeed" w:date="2018-05-09T12:50:00Z"/>
              </w:rPr>
            </w:pPr>
            <w:ins w:id="105" w:author="Noman Saeed" w:date="2018-05-09T12:52:00Z">
              <w:r>
                <w:t>***********</w:t>
              </w:r>
            </w:ins>
          </w:p>
        </w:tc>
      </w:tr>
      <w:tr w:rsidR="001A03F1" w:rsidRPr="009A547E" w14:paraId="53740519" w14:textId="007A8783" w:rsidTr="001A0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  <w:trPrChange w:id="106" w:author="Noman Saeed" w:date="2018-05-09T12:51:00Z">
            <w:trPr>
              <w:trHeight w:val="33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noWrap/>
            <w:tcPrChange w:id="107" w:author="Noman Saeed" w:date="2018-05-09T12:51:00Z">
              <w:tcPr>
                <w:tcW w:w="2582" w:type="dxa"/>
                <w:noWrap/>
              </w:tcPr>
            </w:tcPrChange>
          </w:tcPr>
          <w:p w14:paraId="77EFFEB7" w14:textId="03C63DE9" w:rsidR="001A03F1" w:rsidRDefault="001A03F1" w:rsidP="0008500D">
            <w:pPr>
              <w:spacing w:line="240" w:lineRule="auto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t>DISCOVER</w:t>
            </w:r>
          </w:p>
        </w:tc>
        <w:tc>
          <w:tcPr>
            <w:tcW w:w="788" w:type="dxa"/>
            <w:noWrap/>
            <w:tcPrChange w:id="108" w:author="Noman Saeed" w:date="2018-05-09T12:51:00Z">
              <w:tcPr>
                <w:tcW w:w="1508" w:type="dxa"/>
                <w:noWrap/>
              </w:tcPr>
            </w:tcPrChange>
          </w:tcPr>
          <w:p w14:paraId="4D0BA98B" w14:textId="7F4CF52E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t>500</w:t>
            </w:r>
          </w:p>
        </w:tc>
        <w:tc>
          <w:tcPr>
            <w:tcW w:w="989" w:type="dxa"/>
            <w:tcPrChange w:id="109" w:author="Noman Saeed" w:date="2018-05-09T12:51:00Z">
              <w:tcPr>
                <w:tcW w:w="1424" w:type="dxa"/>
              </w:tcPr>
            </w:tcPrChange>
          </w:tcPr>
          <w:p w14:paraId="55C0A9DE" w14:textId="08AD1B9D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125" w:type="dxa"/>
            <w:tcPrChange w:id="110" w:author="Noman Saeed" w:date="2018-05-09T12:51:00Z">
              <w:tcPr>
                <w:tcW w:w="1517" w:type="dxa"/>
              </w:tcPr>
            </w:tcPrChange>
          </w:tcPr>
          <w:p w14:paraId="5FED4643" w14:textId="72D44DFC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025" w:type="dxa"/>
            <w:tcPrChange w:id="111" w:author="Noman Saeed" w:date="2018-05-09T12:51:00Z">
              <w:tcPr>
                <w:tcW w:w="773" w:type="dxa"/>
              </w:tcPr>
            </w:tcPrChange>
          </w:tcPr>
          <w:p w14:paraId="2460AB45" w14:textId="71919BE2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2" w:author="Noman Saeed" w:date="2018-05-09T12:50:00Z"/>
              </w:rPr>
            </w:pPr>
            <w:ins w:id="113" w:author="Noman Saeed" w:date="2018-05-09T12:52:00Z">
              <w:r>
                <w:t>True</w:t>
              </w:r>
            </w:ins>
          </w:p>
        </w:tc>
        <w:tc>
          <w:tcPr>
            <w:tcW w:w="1735" w:type="dxa"/>
            <w:tcPrChange w:id="114" w:author="Noman Saeed" w:date="2018-05-09T12:51:00Z">
              <w:tcPr>
                <w:tcW w:w="773" w:type="dxa"/>
              </w:tcPr>
            </w:tcPrChange>
          </w:tcPr>
          <w:p w14:paraId="4410BFBF" w14:textId="22A12DC2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5" w:author="Noman Saeed" w:date="2018-05-09T12:50:00Z"/>
              </w:rPr>
            </w:pPr>
            <w:ins w:id="116" w:author="Noman Saeed" w:date="2018-05-09T12:52:00Z">
              <w:r>
                <w:t>True</w:t>
              </w:r>
            </w:ins>
          </w:p>
        </w:tc>
        <w:tc>
          <w:tcPr>
            <w:tcW w:w="1353" w:type="dxa"/>
            <w:tcPrChange w:id="117" w:author="Noman Saeed" w:date="2018-05-09T12:51:00Z">
              <w:tcPr>
                <w:tcW w:w="773" w:type="dxa"/>
              </w:tcPr>
            </w:tcPrChange>
          </w:tcPr>
          <w:p w14:paraId="77AD6DA0" w14:textId="02E1FCC3" w:rsidR="001A03F1" w:rsidRDefault="00B821DB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8" w:author="Noman Saeed" w:date="2018-05-09T12:50:00Z"/>
              </w:rPr>
            </w:pPr>
            <w:ins w:id="119" w:author="Noman Saeed" w:date="2018-05-09T12:52:00Z">
              <w:r>
                <w:t>***********</w:t>
              </w:r>
            </w:ins>
          </w:p>
        </w:tc>
      </w:tr>
      <w:tr w:rsidR="001A03F1" w:rsidRPr="009A547E" w14:paraId="2BCB45C1" w14:textId="53538671" w:rsidTr="001A03F1">
        <w:trPr>
          <w:trHeight w:val="335"/>
          <w:trPrChange w:id="120" w:author="Noman Saeed" w:date="2018-05-09T12:51:00Z">
            <w:trPr>
              <w:trHeight w:val="33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noWrap/>
            <w:tcPrChange w:id="121" w:author="Noman Saeed" w:date="2018-05-09T12:51:00Z">
              <w:tcPr>
                <w:tcW w:w="2582" w:type="dxa"/>
                <w:noWrap/>
              </w:tcPr>
            </w:tcPrChange>
          </w:tcPr>
          <w:p w14:paraId="24F4747D" w14:textId="63890A86" w:rsidR="001A03F1" w:rsidRDefault="001A03F1" w:rsidP="0008500D">
            <w:pPr>
              <w:spacing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t>PAYPAL_EXPRESS</w:t>
            </w:r>
          </w:p>
        </w:tc>
        <w:tc>
          <w:tcPr>
            <w:tcW w:w="788" w:type="dxa"/>
            <w:noWrap/>
            <w:tcPrChange w:id="122" w:author="Noman Saeed" w:date="2018-05-09T12:51:00Z">
              <w:tcPr>
                <w:tcW w:w="1508" w:type="dxa"/>
                <w:noWrap/>
              </w:tcPr>
            </w:tcPrChange>
          </w:tcPr>
          <w:p w14:paraId="5125A22C" w14:textId="736FA0AF" w:rsidR="001A03F1" w:rsidRDefault="001A03F1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t>400</w:t>
            </w:r>
          </w:p>
        </w:tc>
        <w:tc>
          <w:tcPr>
            <w:tcW w:w="989" w:type="dxa"/>
            <w:tcPrChange w:id="123" w:author="Noman Saeed" w:date="2018-05-09T12:51:00Z">
              <w:tcPr>
                <w:tcW w:w="1424" w:type="dxa"/>
              </w:tcPr>
            </w:tcPrChange>
          </w:tcPr>
          <w:p w14:paraId="7B75230B" w14:textId="74091113" w:rsidR="001A03F1" w:rsidRDefault="001A03F1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125" w:type="dxa"/>
            <w:tcPrChange w:id="124" w:author="Noman Saeed" w:date="2018-05-09T12:51:00Z">
              <w:tcPr>
                <w:tcW w:w="1517" w:type="dxa"/>
              </w:tcPr>
            </w:tcPrChange>
          </w:tcPr>
          <w:p w14:paraId="13C2D785" w14:textId="5B418416" w:rsidR="001A03F1" w:rsidRDefault="001A03F1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025" w:type="dxa"/>
            <w:tcPrChange w:id="125" w:author="Noman Saeed" w:date="2018-05-09T12:51:00Z">
              <w:tcPr>
                <w:tcW w:w="773" w:type="dxa"/>
              </w:tcPr>
            </w:tcPrChange>
          </w:tcPr>
          <w:p w14:paraId="63047570" w14:textId="4FC86E6C" w:rsidR="001A03F1" w:rsidRDefault="00621E56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26" w:author="Noman Saeed" w:date="2018-05-09T12:50:00Z"/>
              </w:rPr>
            </w:pPr>
            <w:ins w:id="127" w:author="Noman Saeed" w:date="2018-05-09T19:32:00Z">
              <w:r>
                <w:t>True</w:t>
              </w:r>
            </w:ins>
            <w:bookmarkStart w:id="128" w:name="_GoBack"/>
            <w:bookmarkEnd w:id="128"/>
          </w:p>
        </w:tc>
        <w:tc>
          <w:tcPr>
            <w:tcW w:w="1735" w:type="dxa"/>
            <w:tcPrChange w:id="129" w:author="Noman Saeed" w:date="2018-05-09T12:51:00Z">
              <w:tcPr>
                <w:tcW w:w="773" w:type="dxa"/>
              </w:tcPr>
            </w:tcPrChange>
          </w:tcPr>
          <w:p w14:paraId="72E3309B" w14:textId="1C652ADE" w:rsidR="001A03F1" w:rsidRDefault="001A03F1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30" w:author="Noman Saeed" w:date="2018-05-09T12:50:00Z"/>
              </w:rPr>
            </w:pPr>
            <w:ins w:id="131" w:author="Noman Saeed" w:date="2018-05-09T12:52:00Z">
              <w:r>
                <w:t>True</w:t>
              </w:r>
            </w:ins>
          </w:p>
        </w:tc>
        <w:tc>
          <w:tcPr>
            <w:tcW w:w="1353" w:type="dxa"/>
            <w:tcPrChange w:id="132" w:author="Noman Saeed" w:date="2018-05-09T12:51:00Z">
              <w:tcPr>
                <w:tcW w:w="773" w:type="dxa"/>
              </w:tcPr>
            </w:tcPrChange>
          </w:tcPr>
          <w:p w14:paraId="4659710C" w14:textId="32AA77B8" w:rsidR="001A03F1" w:rsidRDefault="00B821DB" w:rsidP="0008500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33" w:author="Noman Saeed" w:date="2018-05-09T12:50:00Z"/>
              </w:rPr>
            </w:pPr>
            <w:ins w:id="134" w:author="Noman Saeed" w:date="2018-05-09T12:52:00Z">
              <w:r>
                <w:t>***********</w:t>
              </w:r>
            </w:ins>
          </w:p>
        </w:tc>
      </w:tr>
      <w:tr w:rsidR="001A03F1" w:rsidRPr="009A547E" w14:paraId="6168BE54" w14:textId="7052A496" w:rsidTr="001A0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  <w:trPrChange w:id="135" w:author="Noman Saeed" w:date="2018-05-09T12:51:00Z">
            <w:trPr>
              <w:trHeight w:val="33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noWrap/>
            <w:tcPrChange w:id="136" w:author="Noman Saeed" w:date="2018-05-09T12:51:00Z">
              <w:tcPr>
                <w:tcW w:w="2582" w:type="dxa"/>
                <w:noWrap/>
              </w:tcPr>
            </w:tcPrChange>
          </w:tcPr>
          <w:p w14:paraId="28175B38" w14:textId="39828E54" w:rsidR="001A03F1" w:rsidRDefault="001A03F1" w:rsidP="0008500D">
            <w:pPr>
              <w:spacing w:line="240" w:lineRule="auto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r>
              <w:t>PURCHASEORDER</w:t>
            </w:r>
          </w:p>
        </w:tc>
        <w:tc>
          <w:tcPr>
            <w:tcW w:w="788" w:type="dxa"/>
            <w:noWrap/>
            <w:tcPrChange w:id="137" w:author="Noman Saeed" w:date="2018-05-09T12:51:00Z">
              <w:tcPr>
                <w:tcW w:w="1508" w:type="dxa"/>
                <w:noWrap/>
              </w:tcPr>
            </w:tcPrChange>
          </w:tcPr>
          <w:p w14:paraId="23132CF7" w14:textId="4C168BBF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989" w:type="dxa"/>
            <w:tcPrChange w:id="138" w:author="Noman Saeed" w:date="2018-05-09T12:51:00Z">
              <w:tcPr>
                <w:tcW w:w="1424" w:type="dxa"/>
              </w:tcPr>
            </w:tcPrChange>
          </w:tcPr>
          <w:p w14:paraId="31B0CD5B" w14:textId="609AF9EA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125" w:type="dxa"/>
            <w:tcPrChange w:id="139" w:author="Noman Saeed" w:date="2018-05-09T12:51:00Z">
              <w:tcPr>
                <w:tcW w:w="1517" w:type="dxa"/>
              </w:tcPr>
            </w:tcPrChange>
          </w:tcPr>
          <w:p w14:paraId="66C2FCCA" w14:textId="34727833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025" w:type="dxa"/>
            <w:tcPrChange w:id="140" w:author="Noman Saeed" w:date="2018-05-09T12:51:00Z">
              <w:tcPr>
                <w:tcW w:w="773" w:type="dxa"/>
              </w:tcPr>
            </w:tcPrChange>
          </w:tcPr>
          <w:p w14:paraId="343B4561" w14:textId="63D7469B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41" w:author="Noman Saeed" w:date="2018-05-09T12:50:00Z"/>
              </w:rPr>
            </w:pPr>
            <w:ins w:id="142" w:author="Noman Saeed" w:date="2018-05-09T12:52:00Z">
              <w:r>
                <w:t>False</w:t>
              </w:r>
            </w:ins>
          </w:p>
        </w:tc>
        <w:tc>
          <w:tcPr>
            <w:tcW w:w="1735" w:type="dxa"/>
            <w:tcPrChange w:id="143" w:author="Noman Saeed" w:date="2018-05-09T12:51:00Z">
              <w:tcPr>
                <w:tcW w:w="773" w:type="dxa"/>
              </w:tcPr>
            </w:tcPrChange>
          </w:tcPr>
          <w:p w14:paraId="1679D821" w14:textId="54BC8392" w:rsidR="001A03F1" w:rsidRDefault="001A03F1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44" w:author="Noman Saeed" w:date="2018-05-09T12:50:00Z"/>
              </w:rPr>
            </w:pPr>
            <w:ins w:id="145" w:author="Noman Saeed" w:date="2018-05-09T12:52:00Z">
              <w:r>
                <w:t>False</w:t>
              </w:r>
            </w:ins>
          </w:p>
        </w:tc>
        <w:tc>
          <w:tcPr>
            <w:tcW w:w="1353" w:type="dxa"/>
            <w:tcPrChange w:id="146" w:author="Noman Saeed" w:date="2018-05-09T12:51:00Z">
              <w:tcPr>
                <w:tcW w:w="773" w:type="dxa"/>
              </w:tcPr>
            </w:tcPrChange>
          </w:tcPr>
          <w:p w14:paraId="2D80F66B" w14:textId="50BF8E22" w:rsidR="001A03F1" w:rsidRDefault="00B821DB" w:rsidP="0008500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47" w:author="Noman Saeed" w:date="2018-05-09T12:50:00Z"/>
              </w:rPr>
            </w:pPr>
            <w:ins w:id="148" w:author="Noman Saeed" w:date="2018-05-09T12:52:00Z">
              <w:r>
                <w:t>***********</w:t>
              </w:r>
            </w:ins>
          </w:p>
        </w:tc>
      </w:tr>
    </w:tbl>
    <w:p w14:paraId="4748CD7C" w14:textId="77777777" w:rsidR="00647439" w:rsidRDefault="00647439" w:rsidP="00647439"/>
    <w:p w14:paraId="6359BA8E" w14:textId="551E21A4" w:rsidR="002E7243" w:rsidRPr="009A547E" w:rsidRDefault="00621E56" w:rsidP="00647439">
      <w:ins w:id="149" w:author="Noman Saeed" w:date="2018-05-09T19:32:00Z">
        <w:r>
          <w:rPr>
            <w:noProof/>
          </w:rPr>
          <w:drawing>
            <wp:inline distT="0" distB="0" distL="0" distR="0" wp14:anchorId="7FFD828A" wp14:editId="753821DE">
              <wp:extent cx="5943600" cy="2830195"/>
              <wp:effectExtent l="0" t="0" r="0" b="8255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aymentConAndServiceId.jpg"/>
                      <pic:cNvPicPr/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30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commentRangeStart w:id="150"/>
      <w:del w:id="151" w:author="Noman Saeed" w:date="2018-05-09T19:32:00Z">
        <w:r w:rsidR="002E382C" w:rsidDel="00621E56">
          <w:rPr>
            <w:noProof/>
          </w:rPr>
          <w:drawing>
            <wp:inline distT="0" distB="0" distL="0" distR="0" wp14:anchorId="72672F6B" wp14:editId="685295F2">
              <wp:extent cx="5931535" cy="2844165"/>
              <wp:effectExtent l="0" t="0" r="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1535" cy="2844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commentRangeEnd w:id="150"/>
      <w:r w:rsidR="00C64203">
        <w:rPr>
          <w:rStyle w:val="CommentReference"/>
        </w:rPr>
        <w:commentReference w:id="150"/>
      </w:r>
    </w:p>
    <w:p w14:paraId="4EFFF586" w14:textId="77777777" w:rsidR="00647439" w:rsidRPr="009A547E" w:rsidRDefault="00647439" w:rsidP="00647439">
      <w:r w:rsidRPr="009A547E">
        <w:rPr>
          <w:b/>
        </w:rPr>
        <w:t xml:space="preserve">ERPValue Column: </w:t>
      </w:r>
      <w:r w:rsidRPr="009A547E">
        <w:t>This column is used to set AX Payment method Id/code.</w:t>
      </w:r>
    </w:p>
    <w:p w14:paraId="4C7AE999" w14:textId="77777777" w:rsidR="00647439" w:rsidRPr="009A547E" w:rsidRDefault="00647439" w:rsidP="00647439">
      <w:r w:rsidRPr="009A547E">
        <w:t>To fill this value go to the AX Retail Setup and click Payment methods option.</w:t>
      </w:r>
    </w:p>
    <w:p w14:paraId="22607D35" w14:textId="77777777" w:rsidR="00647439" w:rsidRPr="009A547E" w:rsidRDefault="00647439" w:rsidP="00647439">
      <w:r w:rsidRPr="009A547E">
        <w:t>Map values from Payment method as shown in the following screenshot.</w:t>
      </w:r>
    </w:p>
    <w:p w14:paraId="6AB01FEF" w14:textId="02B901E3" w:rsidR="00647439" w:rsidRDefault="00EF6DAE" w:rsidP="00647439">
      <w:r>
        <w:rPr>
          <w:noProof/>
        </w:rPr>
        <w:lastRenderedPageBreak/>
        <w:drawing>
          <wp:inline distT="0" distB="0" distL="0" distR="0" wp14:anchorId="2E9D612F" wp14:editId="18E7767B">
            <wp:extent cx="5939790" cy="326263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348F" w14:textId="77777777" w:rsidR="0008500D" w:rsidRPr="009A547E" w:rsidRDefault="0008500D" w:rsidP="00647439"/>
    <w:p w14:paraId="3D98EEFB" w14:textId="0A7C4430" w:rsidR="00BE246D" w:rsidRDefault="00A50439" w:rsidP="0008500D">
      <w:pPr>
        <w:pStyle w:val="Heading2"/>
      </w:pPr>
      <w:bookmarkStart w:id="152" w:name="_Toc513633317"/>
      <w:r>
        <w:t>ConfigurableObject</w:t>
      </w:r>
      <w:r w:rsidR="00647439" w:rsidRPr="00BE246D">
        <w:t xml:space="preserve"> Table</w:t>
      </w:r>
      <w:bookmarkEnd w:id="152"/>
    </w:p>
    <w:p w14:paraId="56552D9F" w14:textId="1CC41AC2" w:rsidR="00D81F2B" w:rsidRPr="00D81F2B" w:rsidRDefault="00D81F2B" w:rsidP="00D81F2B">
      <w:pPr>
        <w:rPr>
          <w:b/>
        </w:rPr>
      </w:pPr>
      <w:r w:rsidRPr="00D81F2B">
        <w:rPr>
          <w:b/>
        </w:rPr>
        <w:t>Delivery Methods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08500D" w14:paraId="68C2B002" w14:textId="77777777" w:rsidTr="000850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0A954F0" w14:textId="21539F62" w:rsidR="0008500D" w:rsidRDefault="0008500D" w:rsidP="00647439">
            <w:r>
              <w:t>Com</w:t>
            </w:r>
            <w:r w:rsidR="00D81F2B">
              <w:t xml:space="preserve">merce </w:t>
            </w:r>
            <w:r>
              <w:t>Value</w:t>
            </w:r>
          </w:p>
        </w:tc>
        <w:tc>
          <w:tcPr>
            <w:tcW w:w="3117" w:type="dxa"/>
          </w:tcPr>
          <w:p w14:paraId="1B2C3303" w14:textId="11CE0915" w:rsidR="0008500D" w:rsidRDefault="00D81F2B" w:rsidP="006474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ERP </w:t>
            </w:r>
            <w:r w:rsidR="0008500D">
              <w:t>Value</w:t>
            </w:r>
          </w:p>
        </w:tc>
      </w:tr>
      <w:tr w:rsidR="0008500D" w14:paraId="52133FCE" w14:textId="77777777" w:rsidTr="000850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E720AF" w14:textId="14E25FB3" w:rsidR="0008500D" w:rsidRDefault="006B355F" w:rsidP="0008500D">
            <w:r>
              <w:t>001</w:t>
            </w:r>
          </w:p>
        </w:tc>
        <w:tc>
          <w:tcPr>
            <w:tcW w:w="3117" w:type="dxa"/>
          </w:tcPr>
          <w:p w14:paraId="30DD98E4" w14:textId="44014A74" w:rsidR="0008500D" w:rsidRDefault="00635C54" w:rsidP="000850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08500D" w14:paraId="3B982041" w14:textId="77777777" w:rsidTr="000850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5A30A70" w14:textId="3E929C46" w:rsidR="0008500D" w:rsidRDefault="006B355F" w:rsidP="0008500D">
            <w:r>
              <w:t>002</w:t>
            </w:r>
          </w:p>
        </w:tc>
        <w:tc>
          <w:tcPr>
            <w:tcW w:w="3117" w:type="dxa"/>
          </w:tcPr>
          <w:p w14:paraId="7AD43F95" w14:textId="7F7584C9" w:rsidR="0008500D" w:rsidRDefault="00635C54" w:rsidP="000850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CB6678" w14:paraId="78E5A3B2" w14:textId="77777777" w:rsidTr="000850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1A3175" w14:textId="2D902B0C" w:rsidR="00CB6678" w:rsidRDefault="006B355F" w:rsidP="00CB6678">
            <w:r>
              <w:t>003</w:t>
            </w:r>
          </w:p>
        </w:tc>
        <w:tc>
          <w:tcPr>
            <w:tcW w:w="3117" w:type="dxa"/>
          </w:tcPr>
          <w:p w14:paraId="45E83929" w14:textId="3085A0D7" w:rsidR="00CB6678" w:rsidRDefault="00635C54" w:rsidP="00CB66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08500D" w14:paraId="5A533BD0" w14:textId="77777777" w:rsidTr="000850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93D92E1" w14:textId="65D65463" w:rsidR="0008500D" w:rsidRDefault="006B355F" w:rsidP="0008500D">
            <w:r>
              <w:t>004</w:t>
            </w:r>
          </w:p>
        </w:tc>
        <w:tc>
          <w:tcPr>
            <w:tcW w:w="3117" w:type="dxa"/>
          </w:tcPr>
          <w:p w14:paraId="2A38A65E" w14:textId="4AF004C9" w:rsidR="0008500D" w:rsidRDefault="00635C54" w:rsidP="000850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6B355F" w14:paraId="63A08A57" w14:textId="77777777" w:rsidTr="000850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FE82B2" w14:textId="20E81B53" w:rsidR="006B355F" w:rsidRDefault="006B355F" w:rsidP="0008500D">
            <w:r>
              <w:t>005</w:t>
            </w:r>
          </w:p>
        </w:tc>
        <w:tc>
          <w:tcPr>
            <w:tcW w:w="3117" w:type="dxa"/>
          </w:tcPr>
          <w:p w14:paraId="29E8D0D7" w14:textId="036D1254" w:rsidR="006B355F" w:rsidRDefault="006B355F" w:rsidP="000850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</w:tbl>
    <w:p w14:paraId="44EB71D0" w14:textId="77777777" w:rsidR="00647439" w:rsidRPr="00BE246D" w:rsidRDefault="00647439" w:rsidP="00647439"/>
    <w:p w14:paraId="177A1EFE" w14:textId="593244C2" w:rsidR="00647439" w:rsidRDefault="00012394" w:rsidP="00647439">
      <w:r>
        <w:t>001</w:t>
      </w:r>
      <w:r w:rsidR="00647439" w:rsidRPr="00BE246D">
        <w:t xml:space="preserve">, </w:t>
      </w:r>
      <w:r>
        <w:t>002, 003, 004 and 005</w:t>
      </w:r>
      <w:r w:rsidR="00CB6678" w:rsidRPr="00BE246D">
        <w:t xml:space="preserve"> </w:t>
      </w:r>
      <w:r w:rsidR="00647439" w:rsidRPr="00BE246D">
        <w:t>are delivery modes. These delivery modes ERPValues must be mapped from AX ERP as shown in the following screenshot:</w:t>
      </w:r>
    </w:p>
    <w:p w14:paraId="1BE2B07C" w14:textId="7263DC35" w:rsidR="008408B8" w:rsidRDefault="008408B8" w:rsidP="00647439">
      <w:r>
        <w:rPr>
          <w:noProof/>
        </w:rPr>
        <w:lastRenderedPageBreak/>
        <w:drawing>
          <wp:inline distT="0" distB="0" distL="0" distR="0" wp14:anchorId="1C66F92E" wp14:editId="04BA1929">
            <wp:extent cx="5939790" cy="327723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3599" w14:textId="75D2264D" w:rsidR="0008500D" w:rsidRDefault="0008500D" w:rsidP="00647439">
      <w:pPr>
        <w:rPr>
          <w:b/>
        </w:rPr>
      </w:pPr>
      <w:r w:rsidRPr="00C30B39">
        <w:rPr>
          <w:b/>
        </w:rPr>
        <w:t xml:space="preserve">Note: each delivery method has charges setup </w:t>
      </w:r>
      <w:r w:rsidR="00C30B39" w:rsidRPr="00C30B39">
        <w:rPr>
          <w:b/>
        </w:rPr>
        <w:t xml:space="preserve">with same charge code </w:t>
      </w:r>
      <w:r w:rsidRPr="00C30B39">
        <w:rPr>
          <w:b/>
        </w:rPr>
        <w:t>in AX</w:t>
      </w:r>
      <w:r w:rsidR="00C30B39" w:rsidRPr="00C30B39">
        <w:rPr>
          <w:b/>
        </w:rPr>
        <w:t>. CL will land same charge code as delivery method of sales order.</w:t>
      </w:r>
    </w:p>
    <w:p w14:paraId="2A4350D5" w14:textId="2B47F327" w:rsidR="00D81F2B" w:rsidRDefault="00D81F2B" w:rsidP="00647439">
      <w:pPr>
        <w:rPr>
          <w:b/>
        </w:rPr>
      </w:pPr>
      <w:r>
        <w:rPr>
          <w:b/>
        </w:rPr>
        <w:t>Language Codes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D81F2B" w14:paraId="296B20BA" w14:textId="77777777" w:rsidTr="008642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247F6C3" w14:textId="0D4C87DD" w:rsidR="00D81F2B" w:rsidRDefault="00D81F2B" w:rsidP="00864222">
            <w:r>
              <w:t>Com</w:t>
            </w:r>
            <w:r w:rsidR="00014EF0">
              <w:t xml:space="preserve">merce </w:t>
            </w:r>
            <w:r>
              <w:t>Value</w:t>
            </w:r>
          </w:p>
        </w:tc>
        <w:tc>
          <w:tcPr>
            <w:tcW w:w="3117" w:type="dxa"/>
          </w:tcPr>
          <w:p w14:paraId="1DD25748" w14:textId="742838E5" w:rsidR="00D81F2B" w:rsidRDefault="00014EF0" w:rsidP="008642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ERP </w:t>
            </w:r>
            <w:r w:rsidR="00D81F2B">
              <w:t>Value</w:t>
            </w:r>
          </w:p>
        </w:tc>
      </w:tr>
      <w:tr w:rsidR="00D81F2B" w14:paraId="58AC1918" w14:textId="77777777" w:rsidTr="008642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D35990" w14:textId="67C28834" w:rsidR="00D81F2B" w:rsidRDefault="004D12EA" w:rsidP="00864222">
            <w:r>
              <w:t>nl_be</w:t>
            </w:r>
          </w:p>
        </w:tc>
        <w:tc>
          <w:tcPr>
            <w:tcW w:w="3117" w:type="dxa"/>
          </w:tcPr>
          <w:p w14:paraId="001FA290" w14:textId="7B9B343F" w:rsidR="00D81F2B" w:rsidRDefault="004D12EA" w:rsidP="008642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nl-BE</w:t>
            </w:r>
          </w:p>
        </w:tc>
      </w:tr>
      <w:tr w:rsidR="00D81F2B" w14:paraId="61014431" w14:textId="77777777" w:rsidTr="008642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D4BA30E" w14:textId="7A8CEC85" w:rsidR="00D81F2B" w:rsidRDefault="004D12EA" w:rsidP="00864222">
            <w:r>
              <w:t>fr_be</w:t>
            </w:r>
          </w:p>
        </w:tc>
        <w:tc>
          <w:tcPr>
            <w:tcW w:w="3117" w:type="dxa"/>
          </w:tcPr>
          <w:p w14:paraId="39BB498C" w14:textId="328F4660" w:rsidR="00D81F2B" w:rsidRDefault="004D12EA" w:rsidP="008642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fr-BE</w:t>
            </w:r>
          </w:p>
        </w:tc>
      </w:tr>
      <w:tr w:rsidR="00D81F2B" w14:paraId="6942E9E6" w14:textId="77777777" w:rsidTr="008642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8A1FED2" w14:textId="3477A336" w:rsidR="00D81F2B" w:rsidRDefault="004D12EA" w:rsidP="00864222">
            <w:r>
              <w:t>nl_nl</w:t>
            </w:r>
          </w:p>
        </w:tc>
        <w:tc>
          <w:tcPr>
            <w:tcW w:w="3117" w:type="dxa"/>
          </w:tcPr>
          <w:p w14:paraId="49B96ACC" w14:textId="01540D6A" w:rsidR="00D81F2B" w:rsidRDefault="004D12EA" w:rsidP="008642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nl</w:t>
            </w:r>
          </w:p>
        </w:tc>
      </w:tr>
    </w:tbl>
    <w:p w14:paraId="7380B260" w14:textId="77777777" w:rsidR="00D81F2B" w:rsidRDefault="00D81F2B" w:rsidP="00647439">
      <w:pPr>
        <w:rPr>
          <w:b/>
        </w:rPr>
      </w:pPr>
    </w:p>
    <w:p w14:paraId="0003FC94" w14:textId="0B17AA94" w:rsidR="00751205" w:rsidRDefault="00DB50F5" w:rsidP="00647439">
      <w:r>
        <w:t xml:space="preserve">For languages other than English, </w:t>
      </w:r>
      <w:r w:rsidR="00751205">
        <w:t>Lan</w:t>
      </w:r>
      <w:r>
        <w:t>guage</w:t>
      </w:r>
      <w:r w:rsidR="00751205">
        <w:t xml:space="preserve"> codes </w:t>
      </w:r>
      <w:r>
        <w:t xml:space="preserve">mapping </w:t>
      </w:r>
      <w:r w:rsidR="00751205">
        <w:t>should have the above values.</w:t>
      </w:r>
    </w:p>
    <w:p w14:paraId="05D2FD3D" w14:textId="5C0DC450" w:rsidR="00DB50F5" w:rsidRDefault="00DB50F5" w:rsidP="00647439">
      <w:r>
        <w:t>The ERP values should be set from the following section of D365</w:t>
      </w:r>
    </w:p>
    <w:p w14:paraId="17310C7A" w14:textId="0F23BD09" w:rsidR="00DB50F5" w:rsidRDefault="00DB50F5" w:rsidP="00647439">
      <w:pPr>
        <w:rPr>
          <w:b/>
        </w:rPr>
      </w:pPr>
      <w:r>
        <w:rPr>
          <w:b/>
          <w:noProof/>
        </w:rPr>
        <w:drawing>
          <wp:inline distT="0" distB="0" distL="0" distR="0" wp14:anchorId="6D24D85C" wp14:editId="429CA99D">
            <wp:extent cx="5930900" cy="2362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70B2F" w14:textId="6BDF98DB" w:rsidR="002E7243" w:rsidRDefault="001469D1" w:rsidP="00647439">
      <w:r>
        <w:rPr>
          <w:noProof/>
        </w:rPr>
        <w:lastRenderedPageBreak/>
        <w:drawing>
          <wp:inline distT="0" distB="0" distL="0" distR="0" wp14:anchorId="7CCA0A28" wp14:editId="48878047">
            <wp:extent cx="5931535" cy="29451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4CE4" w14:textId="77777777" w:rsidR="006E2005" w:rsidRDefault="006E2005" w:rsidP="00647439">
      <w:pPr>
        <w:pStyle w:val="Heading2"/>
        <w:rPr>
          <w:rStyle w:val="IntenseReference"/>
        </w:rPr>
      </w:pPr>
    </w:p>
    <w:p w14:paraId="3182F692" w14:textId="32160A46" w:rsidR="00647439" w:rsidRPr="00D87851" w:rsidRDefault="00647439" w:rsidP="00647439">
      <w:pPr>
        <w:pStyle w:val="Heading2"/>
        <w:rPr>
          <w:rStyle w:val="IntenseReference"/>
          <w:bCs w:val="0"/>
          <w:smallCaps w:val="0"/>
        </w:rPr>
      </w:pPr>
      <w:bookmarkStart w:id="153" w:name="_Toc513633318"/>
      <w:r w:rsidRPr="00D87851">
        <w:rPr>
          <w:rStyle w:val="IntenseReference"/>
        </w:rPr>
        <w:t xml:space="preserve">Configuration of </w:t>
      </w:r>
      <w:r w:rsidR="00D87851" w:rsidRPr="00D87851">
        <w:rPr>
          <w:rStyle w:val="IntenseReference"/>
        </w:rPr>
        <w:t>Modules</w:t>
      </w:r>
      <w:bookmarkEnd w:id="153"/>
    </w:p>
    <w:p w14:paraId="5BBDD80D" w14:textId="77777777" w:rsidR="006F27FF" w:rsidRDefault="00647439" w:rsidP="00647439">
      <w:pPr>
        <w:autoSpaceDE w:val="0"/>
        <w:autoSpaceDN w:val="0"/>
        <w:adjustRightInd w:val="0"/>
      </w:pPr>
      <w:r w:rsidRPr="00D87851">
        <w:t xml:space="preserve">Change </w:t>
      </w:r>
      <w:r w:rsidR="00D87851" w:rsidRPr="00D87851">
        <w:t xml:space="preserve">each module setting </w:t>
      </w:r>
      <w:r w:rsidRPr="00D87851">
        <w:t>to appropriate values</w:t>
      </w:r>
      <w:r w:rsidR="00D87851">
        <w:t xml:space="preserve">. </w:t>
      </w:r>
    </w:p>
    <w:p w14:paraId="742C8762" w14:textId="750A9438" w:rsidR="009D0F43" w:rsidRPr="009D0F43" w:rsidRDefault="009D0F43" w:rsidP="00647439">
      <w:pPr>
        <w:autoSpaceDE w:val="0"/>
        <w:autoSpaceDN w:val="0"/>
        <w:adjustRightInd w:val="0"/>
        <w:rPr>
          <w:b/>
        </w:rPr>
      </w:pPr>
      <w:r w:rsidRPr="009D0F43">
        <w:rPr>
          <w:b/>
        </w:rPr>
        <w:t>Note: New installation will have these changes so no need to do them again, just verify them from mentioned files.</w:t>
      </w:r>
    </w:p>
    <w:p w14:paraId="7E8FA918" w14:textId="0C647B00" w:rsidR="006F27FF" w:rsidRPr="006F27FF" w:rsidRDefault="006F27FF" w:rsidP="00647439">
      <w:pPr>
        <w:autoSpaceDE w:val="0"/>
        <w:autoSpaceDN w:val="0"/>
        <w:adjustRightInd w:val="0"/>
        <w:rPr>
          <w:b/>
        </w:rPr>
      </w:pPr>
      <w:r w:rsidRPr="006F27FF">
        <w:rPr>
          <w:b/>
        </w:rPr>
        <w:t xml:space="preserve">1-CommerceLink </w:t>
      </w:r>
      <w:r w:rsidR="00CB6678">
        <w:rPr>
          <w:b/>
        </w:rPr>
        <w:t>Data Sync</w:t>
      </w:r>
      <w:r w:rsidRPr="006F27FF">
        <w:rPr>
          <w:b/>
        </w:rPr>
        <w:t xml:space="preserve"> Service:</w:t>
      </w:r>
    </w:p>
    <w:p w14:paraId="501B4654" w14:textId="7ECA4A55" w:rsidR="00647439" w:rsidRPr="00D87851" w:rsidRDefault="006F27FF" w:rsidP="000C1C9B">
      <w:pPr>
        <w:autoSpaceDE w:val="0"/>
        <w:autoSpaceDN w:val="0"/>
        <w:adjustRightInd w:val="0"/>
        <w:ind w:firstLine="720"/>
        <w:jc w:val="both"/>
      </w:pPr>
      <w:r>
        <w:t>C</w:t>
      </w:r>
      <w:r w:rsidR="00D87851">
        <w:t>hange DB connection string configurations in “</w:t>
      </w:r>
      <w:r w:rsidRPr="006F27FF">
        <w:rPr>
          <w:b/>
        </w:rPr>
        <w:t>VSI.EDGEAXConnector.WindowService.exe</w:t>
      </w:r>
      <w:r>
        <w:t>” type “</w:t>
      </w:r>
      <w:r w:rsidR="00D87851" w:rsidRPr="006F27FF">
        <w:rPr>
          <w:b/>
        </w:rPr>
        <w:t>Config</w:t>
      </w:r>
      <w:r w:rsidR="00D87851">
        <w:t xml:space="preserve">” file </w:t>
      </w:r>
      <w:r w:rsidR="008C0E22">
        <w:t>in</w:t>
      </w:r>
      <w:r>
        <w:t xml:space="preserve"> </w:t>
      </w:r>
      <w:r w:rsidR="00D87851">
        <w:t>CommerceLink Windows Service’s</w:t>
      </w:r>
      <w:r>
        <w:t xml:space="preserve"> published folder</w:t>
      </w:r>
      <w:r w:rsidR="000C1C9B">
        <w:t>.</w:t>
      </w:r>
      <w:r>
        <w:t xml:space="preserve"> </w:t>
      </w:r>
      <w:r w:rsidR="00D87851">
        <w:t xml:space="preserve">These </w:t>
      </w:r>
      <w:r w:rsidR="00D87851" w:rsidRPr="00D87851">
        <w:t>configurations are store specific.</w:t>
      </w:r>
      <w:r w:rsidR="00D87851">
        <w:t xml:space="preserve"> </w:t>
      </w:r>
    </w:p>
    <w:p w14:paraId="4165E540" w14:textId="77777777" w:rsidR="00647439" w:rsidRPr="0033558D" w:rsidRDefault="00647439" w:rsidP="008C0E22">
      <w:pPr>
        <w:autoSpaceDE w:val="0"/>
        <w:autoSpaceDN w:val="0"/>
        <w:adjustRightInd w:val="0"/>
      </w:pPr>
      <w:r w:rsidRPr="0033558D">
        <w:t xml:space="preserve">Configuration table for Connection String Section as follows:   </w:t>
      </w:r>
    </w:p>
    <w:tbl>
      <w:tblPr>
        <w:tblW w:w="9450" w:type="dxa"/>
        <w:tblInd w:w="-5" w:type="dxa"/>
        <w:tblLook w:val="04A0" w:firstRow="1" w:lastRow="0" w:firstColumn="1" w:lastColumn="0" w:noHBand="0" w:noVBand="1"/>
      </w:tblPr>
      <w:tblGrid>
        <w:gridCol w:w="3420"/>
        <w:gridCol w:w="6030"/>
      </w:tblGrid>
      <w:tr w:rsidR="00647439" w:rsidRPr="0033558D" w14:paraId="6B4F7E1B" w14:textId="77777777" w:rsidTr="00647439">
        <w:trPr>
          <w:trHeight w:val="300"/>
        </w:trPr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  <w:hideMark/>
          </w:tcPr>
          <w:p w14:paraId="7D188ED4" w14:textId="77777777" w:rsidR="00647439" w:rsidRPr="0033558D" w:rsidRDefault="00647439" w:rsidP="00647439">
            <w:pPr>
              <w:spacing w:after="0" w:line="240" w:lineRule="auto"/>
              <w:rPr>
                <w:rFonts w:ascii="Calibri Light" w:eastAsia="Times New Roman" w:hAnsi="Calibri Light" w:cs="Times New Roman"/>
                <w:b/>
                <w:bCs/>
                <w:color w:val="000000"/>
                <w:sz w:val="20"/>
                <w:szCs w:val="20"/>
              </w:rPr>
            </w:pPr>
            <w:r w:rsidRPr="0033558D">
              <w:rPr>
                <w:rFonts w:ascii="Calibri Light" w:eastAsia="Times New Roman" w:hAnsi="Calibri Light" w:cs="Times New Roman"/>
                <w:b/>
                <w:bCs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6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  <w:hideMark/>
          </w:tcPr>
          <w:p w14:paraId="322C5F44" w14:textId="77777777" w:rsidR="00647439" w:rsidRPr="0033558D" w:rsidRDefault="00647439" w:rsidP="00647439">
            <w:pPr>
              <w:spacing w:after="0" w:line="240" w:lineRule="auto"/>
              <w:rPr>
                <w:rFonts w:ascii="Calibri Light" w:eastAsia="Times New Roman" w:hAnsi="Calibri Light" w:cs="Times New Roman"/>
                <w:b/>
                <w:bCs/>
                <w:color w:val="000000"/>
                <w:sz w:val="20"/>
                <w:szCs w:val="20"/>
              </w:rPr>
            </w:pPr>
            <w:r w:rsidRPr="0033558D">
              <w:rPr>
                <w:rFonts w:ascii="Calibri Light" w:eastAsia="Times New Roman" w:hAnsi="Calibri Light" w:cs="Times New Roman"/>
                <w:b/>
                <w:bCs/>
                <w:color w:val="000000"/>
                <w:sz w:val="20"/>
                <w:szCs w:val="20"/>
              </w:rPr>
              <w:t>Connection String</w:t>
            </w:r>
          </w:p>
        </w:tc>
      </w:tr>
      <w:tr w:rsidR="00647439" w:rsidRPr="0033558D" w14:paraId="1B780D8C" w14:textId="77777777" w:rsidTr="00647439">
        <w:trPr>
          <w:trHeight w:val="300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A5B9CF" w14:textId="77777777" w:rsidR="00647439" w:rsidRPr="0033558D" w:rsidRDefault="00647439" w:rsidP="006474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>SchedulerDbEntities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D61888" w14:textId="31929AD0" w:rsidR="00647439" w:rsidRPr="0033558D" w:rsidRDefault="00647439" w:rsidP="00E72F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 xml:space="preserve"> Connection string for </w:t>
            </w:r>
            <w:r w:rsidR="004E2148" w:rsidRPr="0033558D">
              <w:rPr>
                <w:rFonts w:ascii="Calibri" w:eastAsia="Times New Roman" w:hAnsi="Calibri" w:cs="Times New Roman"/>
                <w:color w:val="000000"/>
              </w:rPr>
              <w:t>CommerceLink</w:t>
            </w:r>
            <w:r w:rsidRPr="0033558D">
              <w:rPr>
                <w:rFonts w:ascii="Calibri" w:eastAsia="Times New Roman" w:hAnsi="Calibri" w:cs="Times New Roman"/>
                <w:color w:val="000000"/>
              </w:rPr>
              <w:t xml:space="preserve"> DB ( for Edmx)</w:t>
            </w:r>
          </w:p>
        </w:tc>
      </w:tr>
      <w:tr w:rsidR="00647439" w:rsidRPr="0033558D" w14:paraId="0C1D2B01" w14:textId="77777777" w:rsidTr="00647439">
        <w:trPr>
          <w:trHeight w:val="300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AC7C2A" w14:textId="77777777" w:rsidR="00647439" w:rsidRPr="0033558D" w:rsidRDefault="00647439" w:rsidP="006474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>IntegrationDBEntities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243BF6" w14:textId="6049E1D2" w:rsidR="00647439" w:rsidRPr="0033558D" w:rsidRDefault="00647439" w:rsidP="00E72F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 xml:space="preserve"> Connection string for </w:t>
            </w:r>
            <w:r w:rsidR="004E2148" w:rsidRPr="0033558D">
              <w:rPr>
                <w:rFonts w:ascii="Calibri" w:eastAsia="Times New Roman" w:hAnsi="Calibri" w:cs="Times New Roman"/>
                <w:color w:val="000000"/>
              </w:rPr>
              <w:t>CommerceLink</w:t>
            </w:r>
            <w:r w:rsidRPr="0033558D">
              <w:rPr>
                <w:rFonts w:ascii="Calibri" w:eastAsia="Times New Roman" w:hAnsi="Calibri" w:cs="Times New Roman"/>
                <w:color w:val="000000"/>
              </w:rPr>
              <w:t xml:space="preserve"> DB ( for Edmx)</w:t>
            </w:r>
          </w:p>
        </w:tc>
      </w:tr>
      <w:tr w:rsidR="00647439" w:rsidRPr="0033558D" w14:paraId="255B6F9D" w14:textId="77777777" w:rsidTr="00647439">
        <w:trPr>
          <w:trHeight w:val="300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0788A6" w14:textId="77777777" w:rsidR="00647439" w:rsidRPr="0033558D" w:rsidRDefault="00647439" w:rsidP="006474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>OnlineStoreDBConnectionString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12267D" w14:textId="77777777" w:rsidR="00647439" w:rsidRPr="0033558D" w:rsidRDefault="00647439" w:rsidP="006474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> Connection string for online store channel DB</w:t>
            </w:r>
          </w:p>
        </w:tc>
      </w:tr>
      <w:tr w:rsidR="00647439" w:rsidRPr="0033558D" w14:paraId="646FDD4E" w14:textId="77777777" w:rsidTr="00647439">
        <w:trPr>
          <w:trHeight w:val="300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D5AA95" w14:textId="77777777" w:rsidR="00647439" w:rsidRPr="0033558D" w:rsidRDefault="00647439" w:rsidP="006474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>ConnectorDBConnectionString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FDFA16" w14:textId="2F7C5E4E" w:rsidR="00647439" w:rsidRPr="0033558D" w:rsidRDefault="00647439" w:rsidP="00E72F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 xml:space="preserve"> Connection string for </w:t>
            </w:r>
            <w:r w:rsidR="004E2148" w:rsidRPr="0033558D">
              <w:rPr>
                <w:rFonts w:ascii="Calibri" w:eastAsia="Times New Roman" w:hAnsi="Calibri" w:cs="Times New Roman"/>
                <w:color w:val="000000"/>
              </w:rPr>
              <w:t>CommerceLink</w:t>
            </w:r>
            <w:r w:rsidRPr="0033558D">
              <w:rPr>
                <w:rFonts w:ascii="Calibri" w:eastAsia="Times New Roman" w:hAnsi="Calibri" w:cs="Times New Roman"/>
                <w:color w:val="000000"/>
              </w:rPr>
              <w:t xml:space="preserve"> DB</w:t>
            </w:r>
          </w:p>
        </w:tc>
      </w:tr>
    </w:tbl>
    <w:p w14:paraId="6AE5A782" w14:textId="0B8CB2B7" w:rsidR="000C1C9B" w:rsidRDefault="00E72F8D" w:rsidP="006F27FF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2FB0BE58" wp14:editId="5EA85C99">
            <wp:extent cx="5943600" cy="1965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149C" w14:textId="3D975955" w:rsidR="000C1C9B" w:rsidRDefault="000C1C9B" w:rsidP="000C1C9B">
      <w:pPr>
        <w:autoSpaceDE w:val="0"/>
        <w:autoSpaceDN w:val="0"/>
        <w:adjustRightInd w:val="0"/>
        <w:ind w:firstLine="720"/>
        <w:jc w:val="both"/>
      </w:pPr>
      <w:r w:rsidRPr="000C1C9B">
        <w:t>Also change</w:t>
      </w:r>
      <w:r>
        <w:rPr>
          <w:b/>
        </w:rPr>
        <w:t xml:space="preserve"> </w:t>
      </w:r>
      <w:r>
        <w:t>DB connection string in “</w:t>
      </w:r>
      <w:r w:rsidRPr="000C1C9B">
        <w:rPr>
          <w:b/>
        </w:rPr>
        <w:t>NLog</w:t>
      </w:r>
      <w:r>
        <w:t>” type “</w:t>
      </w:r>
      <w:r w:rsidRPr="006F27FF">
        <w:rPr>
          <w:b/>
        </w:rPr>
        <w:t>Config</w:t>
      </w:r>
      <w:r>
        <w:t>” file of CommerceLink Windows Service’s published folder.</w:t>
      </w:r>
    </w:p>
    <w:p w14:paraId="2924C92F" w14:textId="3BB13205" w:rsidR="006E2005" w:rsidRDefault="00E72F8D" w:rsidP="000C1C9B">
      <w:pPr>
        <w:autoSpaceDE w:val="0"/>
        <w:autoSpaceDN w:val="0"/>
        <w:adjustRightInd w:val="0"/>
        <w:ind w:firstLine="720"/>
        <w:jc w:val="both"/>
        <w:rPr>
          <w:b/>
        </w:rPr>
      </w:pPr>
      <w:r>
        <w:rPr>
          <w:noProof/>
        </w:rPr>
        <w:drawing>
          <wp:inline distT="0" distB="0" distL="0" distR="0" wp14:anchorId="17D8CAED" wp14:editId="5AFBFD63">
            <wp:extent cx="5943600" cy="1797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8191" w14:textId="766CC4FE" w:rsidR="003C3A78" w:rsidRDefault="003C3A78" w:rsidP="000C1C9B">
      <w:pPr>
        <w:autoSpaceDE w:val="0"/>
        <w:autoSpaceDN w:val="0"/>
        <w:adjustRightInd w:val="0"/>
        <w:ind w:firstLine="720"/>
        <w:jc w:val="both"/>
        <w:rPr>
          <w:b/>
        </w:rPr>
      </w:pPr>
      <w:r>
        <w:rPr>
          <w:b/>
        </w:rPr>
        <w:t>Note: If your</w:t>
      </w:r>
      <w:r w:rsidR="00FD05DF">
        <w:rPr>
          <w:b/>
        </w:rPr>
        <w:t>s</w:t>
      </w:r>
      <w:r>
        <w:rPr>
          <w:b/>
        </w:rPr>
        <w:t xml:space="preserve"> connect is not trusted then also provide database username and password.</w:t>
      </w:r>
    </w:p>
    <w:p w14:paraId="2F9848AC" w14:textId="4EB4130A" w:rsidR="006F27FF" w:rsidRPr="006F27FF" w:rsidRDefault="006F27FF" w:rsidP="006F27FF">
      <w:pPr>
        <w:autoSpaceDE w:val="0"/>
        <w:autoSpaceDN w:val="0"/>
        <w:adjustRightInd w:val="0"/>
        <w:rPr>
          <w:b/>
        </w:rPr>
      </w:pPr>
      <w:r>
        <w:rPr>
          <w:b/>
        </w:rPr>
        <w:t>2-</w:t>
      </w:r>
      <w:r w:rsidRPr="006F27FF">
        <w:rPr>
          <w:b/>
        </w:rPr>
        <w:t xml:space="preserve">CommerceLink </w:t>
      </w:r>
      <w:r w:rsidR="000C1C9B">
        <w:rPr>
          <w:b/>
        </w:rPr>
        <w:t>File Sync</w:t>
      </w:r>
      <w:r w:rsidRPr="006F27FF">
        <w:rPr>
          <w:b/>
        </w:rPr>
        <w:t xml:space="preserve"> Service:</w:t>
      </w:r>
    </w:p>
    <w:p w14:paraId="0028C016" w14:textId="724ADC5B" w:rsidR="006F27FF" w:rsidRPr="00D87851" w:rsidRDefault="006F27FF" w:rsidP="000C1C9B">
      <w:pPr>
        <w:autoSpaceDE w:val="0"/>
        <w:autoSpaceDN w:val="0"/>
        <w:adjustRightInd w:val="0"/>
        <w:ind w:firstLine="720"/>
        <w:jc w:val="both"/>
      </w:pPr>
      <w:r>
        <w:t>Change DB connection string configurations in “</w:t>
      </w:r>
      <w:r w:rsidRPr="006F27FF">
        <w:rPr>
          <w:b/>
        </w:rPr>
        <w:t>VSI.EDGEAXConnector.FilesSyncService.exe</w:t>
      </w:r>
      <w:r>
        <w:t>” type “</w:t>
      </w:r>
      <w:r w:rsidRPr="006F27FF">
        <w:rPr>
          <w:b/>
        </w:rPr>
        <w:t>Config</w:t>
      </w:r>
      <w:r>
        <w:t xml:space="preserve">” file </w:t>
      </w:r>
      <w:r w:rsidR="008C0E22">
        <w:t>in</w:t>
      </w:r>
      <w:r>
        <w:t xml:space="preserve"> CommerceLink File Sync Service’s published folder. These </w:t>
      </w:r>
      <w:r w:rsidRPr="00D87851">
        <w:t>configurations are store specific.</w:t>
      </w:r>
      <w:r>
        <w:t xml:space="preserve"> </w:t>
      </w:r>
    </w:p>
    <w:p w14:paraId="365DB80D" w14:textId="77777777" w:rsidR="006F27FF" w:rsidRPr="0033558D" w:rsidRDefault="006F27FF" w:rsidP="008C0E22">
      <w:pPr>
        <w:autoSpaceDE w:val="0"/>
        <w:autoSpaceDN w:val="0"/>
        <w:adjustRightInd w:val="0"/>
      </w:pPr>
      <w:r w:rsidRPr="0033558D">
        <w:t xml:space="preserve">Configuration table for Connection String Section as follows:   </w:t>
      </w:r>
    </w:p>
    <w:tbl>
      <w:tblPr>
        <w:tblW w:w="9450" w:type="dxa"/>
        <w:tblInd w:w="-5" w:type="dxa"/>
        <w:tblLook w:val="04A0" w:firstRow="1" w:lastRow="0" w:firstColumn="1" w:lastColumn="0" w:noHBand="0" w:noVBand="1"/>
      </w:tblPr>
      <w:tblGrid>
        <w:gridCol w:w="3420"/>
        <w:gridCol w:w="6030"/>
      </w:tblGrid>
      <w:tr w:rsidR="006F27FF" w:rsidRPr="0033558D" w14:paraId="4F249C0A" w14:textId="77777777" w:rsidTr="00931D4B">
        <w:trPr>
          <w:trHeight w:val="300"/>
        </w:trPr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  <w:hideMark/>
          </w:tcPr>
          <w:p w14:paraId="446A9D12" w14:textId="77777777" w:rsidR="006F27FF" w:rsidRPr="0033558D" w:rsidRDefault="006F27FF" w:rsidP="00931D4B">
            <w:pPr>
              <w:spacing w:after="0" w:line="240" w:lineRule="auto"/>
              <w:rPr>
                <w:rFonts w:ascii="Calibri Light" w:eastAsia="Times New Roman" w:hAnsi="Calibri Light" w:cs="Times New Roman"/>
                <w:b/>
                <w:bCs/>
                <w:color w:val="000000"/>
                <w:sz w:val="20"/>
                <w:szCs w:val="20"/>
              </w:rPr>
            </w:pPr>
            <w:r w:rsidRPr="0033558D">
              <w:rPr>
                <w:rFonts w:ascii="Calibri Light" w:eastAsia="Times New Roman" w:hAnsi="Calibri Light" w:cs="Times New Roman"/>
                <w:b/>
                <w:bCs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6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  <w:hideMark/>
          </w:tcPr>
          <w:p w14:paraId="4918954E" w14:textId="77777777" w:rsidR="006F27FF" w:rsidRPr="0033558D" w:rsidRDefault="006F27FF" w:rsidP="00931D4B">
            <w:pPr>
              <w:spacing w:after="0" w:line="240" w:lineRule="auto"/>
              <w:rPr>
                <w:rFonts w:ascii="Calibri Light" w:eastAsia="Times New Roman" w:hAnsi="Calibri Light" w:cs="Times New Roman"/>
                <w:b/>
                <w:bCs/>
                <w:color w:val="000000"/>
                <w:sz w:val="20"/>
                <w:szCs w:val="20"/>
              </w:rPr>
            </w:pPr>
            <w:r w:rsidRPr="0033558D">
              <w:rPr>
                <w:rFonts w:ascii="Calibri Light" w:eastAsia="Times New Roman" w:hAnsi="Calibri Light" w:cs="Times New Roman"/>
                <w:b/>
                <w:bCs/>
                <w:color w:val="000000"/>
                <w:sz w:val="20"/>
                <w:szCs w:val="20"/>
              </w:rPr>
              <w:t>Connection String</w:t>
            </w:r>
          </w:p>
        </w:tc>
      </w:tr>
      <w:tr w:rsidR="00F81A5D" w:rsidRPr="0033558D" w14:paraId="47CEED84" w14:textId="77777777" w:rsidTr="00931D4B">
        <w:trPr>
          <w:trHeight w:val="300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4969FED" w14:textId="2A103A46" w:rsidR="00F81A5D" w:rsidRPr="0033558D" w:rsidRDefault="00F81A5D" w:rsidP="00F81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>IntegrationDBEntities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1821E3E" w14:textId="0DF013A8" w:rsidR="00F81A5D" w:rsidRPr="0033558D" w:rsidRDefault="00F81A5D" w:rsidP="00F7390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> Connection string for CommerceLink DB ( for Edmx)</w:t>
            </w:r>
          </w:p>
        </w:tc>
      </w:tr>
      <w:tr w:rsidR="006F27FF" w:rsidRPr="0033558D" w14:paraId="1805D964" w14:textId="77777777" w:rsidTr="00931D4B">
        <w:trPr>
          <w:trHeight w:val="300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5CFC0F" w14:textId="77777777" w:rsidR="006F27FF" w:rsidRPr="0033558D" w:rsidRDefault="006F27FF" w:rsidP="00931D4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>ConnectorDBConnectionString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3E6DC5" w14:textId="4E2EBF44" w:rsidR="006F27FF" w:rsidRPr="0033558D" w:rsidRDefault="006F27FF" w:rsidP="00F7390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> Connection string for CommerceLink DB</w:t>
            </w:r>
          </w:p>
        </w:tc>
      </w:tr>
    </w:tbl>
    <w:p w14:paraId="7AD04C2C" w14:textId="28A43AA8" w:rsidR="003D2D6A" w:rsidRDefault="003D2D6A" w:rsidP="00B271F8">
      <w:pPr>
        <w:autoSpaceDE w:val="0"/>
        <w:autoSpaceDN w:val="0"/>
        <w:adjustRightInd w:val="0"/>
        <w:jc w:val="both"/>
      </w:pPr>
    </w:p>
    <w:p w14:paraId="36E6B272" w14:textId="18E271DB" w:rsidR="009D0F43" w:rsidRDefault="003C3A78" w:rsidP="00B271F8">
      <w:pPr>
        <w:autoSpaceDE w:val="0"/>
        <w:autoSpaceDN w:val="0"/>
        <w:adjustRightInd w:val="0"/>
        <w:jc w:val="both"/>
      </w:pPr>
      <w:r>
        <w:rPr>
          <w:noProof/>
        </w:rPr>
        <w:drawing>
          <wp:inline distT="0" distB="0" distL="0" distR="0" wp14:anchorId="4236ACEF" wp14:editId="0CD12C85">
            <wp:extent cx="5943600" cy="1077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11E9" w14:textId="3CF47E07" w:rsidR="003D2D6A" w:rsidRDefault="003D2D6A" w:rsidP="003D2D6A">
      <w:pPr>
        <w:autoSpaceDE w:val="0"/>
        <w:autoSpaceDN w:val="0"/>
        <w:adjustRightInd w:val="0"/>
        <w:ind w:firstLine="720"/>
        <w:jc w:val="both"/>
      </w:pPr>
      <w:r w:rsidRPr="000C1C9B">
        <w:lastRenderedPageBreak/>
        <w:t>Also change</w:t>
      </w:r>
      <w:r>
        <w:rPr>
          <w:b/>
        </w:rPr>
        <w:t xml:space="preserve"> </w:t>
      </w:r>
      <w:r>
        <w:t>DB connection string configurations in “</w:t>
      </w:r>
      <w:r w:rsidRPr="000C1C9B">
        <w:rPr>
          <w:b/>
        </w:rPr>
        <w:t>NLog</w:t>
      </w:r>
      <w:r>
        <w:t>” type “</w:t>
      </w:r>
      <w:r w:rsidRPr="006F27FF">
        <w:rPr>
          <w:b/>
        </w:rPr>
        <w:t>Config</w:t>
      </w:r>
      <w:r>
        <w:t>” file of CommerceLink File Sync Service’s published folder.</w:t>
      </w:r>
    </w:p>
    <w:p w14:paraId="57A3E472" w14:textId="428A740D" w:rsidR="003D2D6A" w:rsidRDefault="003C3A78" w:rsidP="003D2D6A">
      <w:pPr>
        <w:autoSpaceDE w:val="0"/>
        <w:autoSpaceDN w:val="0"/>
        <w:adjustRightInd w:val="0"/>
        <w:ind w:firstLine="720"/>
        <w:jc w:val="both"/>
        <w:rPr>
          <w:b/>
        </w:rPr>
      </w:pPr>
      <w:r>
        <w:rPr>
          <w:noProof/>
        </w:rPr>
        <w:drawing>
          <wp:inline distT="0" distB="0" distL="0" distR="0" wp14:anchorId="5492F129" wp14:editId="5A1B5F36">
            <wp:extent cx="5943600" cy="1797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96C6" w14:textId="77777777" w:rsidR="00742CF7" w:rsidRDefault="00742CF7" w:rsidP="00742CF7">
      <w:pPr>
        <w:autoSpaceDE w:val="0"/>
        <w:autoSpaceDN w:val="0"/>
        <w:adjustRightInd w:val="0"/>
        <w:ind w:firstLine="720"/>
        <w:jc w:val="both"/>
        <w:rPr>
          <w:b/>
        </w:rPr>
      </w:pPr>
      <w:r>
        <w:rPr>
          <w:b/>
        </w:rPr>
        <w:t>Note: If yours connect is not trusted then also provide database username and password.</w:t>
      </w:r>
    </w:p>
    <w:p w14:paraId="673EAC33" w14:textId="7BEC103B" w:rsidR="006765EF" w:rsidRPr="006F27FF" w:rsidRDefault="006765EF" w:rsidP="006765EF">
      <w:pPr>
        <w:autoSpaceDE w:val="0"/>
        <w:autoSpaceDN w:val="0"/>
        <w:adjustRightInd w:val="0"/>
        <w:rPr>
          <w:b/>
        </w:rPr>
      </w:pPr>
      <w:r>
        <w:rPr>
          <w:b/>
        </w:rPr>
        <w:t>3-</w:t>
      </w:r>
      <w:r w:rsidRPr="006F27FF">
        <w:rPr>
          <w:b/>
        </w:rPr>
        <w:t xml:space="preserve">CommerceLink </w:t>
      </w:r>
      <w:r>
        <w:rPr>
          <w:b/>
        </w:rPr>
        <w:t>Web APIs</w:t>
      </w:r>
      <w:r w:rsidRPr="006F27FF">
        <w:rPr>
          <w:b/>
        </w:rPr>
        <w:t>:</w:t>
      </w:r>
    </w:p>
    <w:p w14:paraId="6A61077A" w14:textId="6D3941FF" w:rsidR="006765EF" w:rsidRPr="00D87851" w:rsidRDefault="006765EF" w:rsidP="006765EF">
      <w:pPr>
        <w:autoSpaceDE w:val="0"/>
        <w:autoSpaceDN w:val="0"/>
        <w:adjustRightInd w:val="0"/>
        <w:ind w:firstLine="720"/>
        <w:jc w:val="both"/>
      </w:pPr>
      <w:r>
        <w:t>Change DB connection string configurations in “</w:t>
      </w:r>
      <w:r>
        <w:rPr>
          <w:b/>
        </w:rPr>
        <w:t>Web.config</w:t>
      </w:r>
      <w:r>
        <w:t>” type “</w:t>
      </w:r>
      <w:r w:rsidRPr="006F27FF">
        <w:rPr>
          <w:b/>
        </w:rPr>
        <w:t>Config</w:t>
      </w:r>
      <w:r>
        <w:t xml:space="preserve">” file in CommerceLink Web APIs published folder. These </w:t>
      </w:r>
      <w:r w:rsidRPr="00D87851">
        <w:t>configurations are store specific.</w:t>
      </w:r>
      <w:r>
        <w:t xml:space="preserve"> </w:t>
      </w:r>
    </w:p>
    <w:p w14:paraId="2768C331" w14:textId="77777777" w:rsidR="006765EF" w:rsidRPr="0033558D" w:rsidRDefault="006765EF" w:rsidP="006765EF">
      <w:pPr>
        <w:autoSpaceDE w:val="0"/>
        <w:autoSpaceDN w:val="0"/>
        <w:adjustRightInd w:val="0"/>
      </w:pPr>
      <w:r w:rsidRPr="0033558D">
        <w:t xml:space="preserve">Configuration table for Connection String Section as follows:   </w:t>
      </w:r>
    </w:p>
    <w:tbl>
      <w:tblPr>
        <w:tblW w:w="9450" w:type="dxa"/>
        <w:tblInd w:w="-5" w:type="dxa"/>
        <w:tblLook w:val="04A0" w:firstRow="1" w:lastRow="0" w:firstColumn="1" w:lastColumn="0" w:noHBand="0" w:noVBand="1"/>
      </w:tblPr>
      <w:tblGrid>
        <w:gridCol w:w="3420"/>
        <w:gridCol w:w="6030"/>
      </w:tblGrid>
      <w:tr w:rsidR="006765EF" w:rsidRPr="0033558D" w14:paraId="730CB696" w14:textId="77777777" w:rsidTr="00C72DAD">
        <w:trPr>
          <w:trHeight w:val="300"/>
        </w:trPr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  <w:hideMark/>
          </w:tcPr>
          <w:p w14:paraId="695D5D5B" w14:textId="77777777" w:rsidR="006765EF" w:rsidRPr="0033558D" w:rsidRDefault="006765EF" w:rsidP="00C72DAD">
            <w:pPr>
              <w:spacing w:after="0" w:line="240" w:lineRule="auto"/>
              <w:rPr>
                <w:rFonts w:ascii="Calibri Light" w:eastAsia="Times New Roman" w:hAnsi="Calibri Light" w:cs="Times New Roman"/>
                <w:b/>
                <w:bCs/>
                <w:color w:val="000000"/>
                <w:sz w:val="20"/>
                <w:szCs w:val="20"/>
              </w:rPr>
            </w:pPr>
            <w:r w:rsidRPr="0033558D">
              <w:rPr>
                <w:rFonts w:ascii="Calibri Light" w:eastAsia="Times New Roman" w:hAnsi="Calibri Light" w:cs="Times New Roman"/>
                <w:b/>
                <w:bCs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6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  <w:hideMark/>
          </w:tcPr>
          <w:p w14:paraId="3DD36D16" w14:textId="77777777" w:rsidR="006765EF" w:rsidRPr="0033558D" w:rsidRDefault="006765EF" w:rsidP="00C72DAD">
            <w:pPr>
              <w:spacing w:after="0" w:line="240" w:lineRule="auto"/>
              <w:rPr>
                <w:rFonts w:ascii="Calibri Light" w:eastAsia="Times New Roman" w:hAnsi="Calibri Light" w:cs="Times New Roman"/>
                <w:b/>
                <w:bCs/>
                <w:color w:val="000000"/>
                <w:sz w:val="20"/>
                <w:szCs w:val="20"/>
              </w:rPr>
            </w:pPr>
            <w:r w:rsidRPr="0033558D">
              <w:rPr>
                <w:rFonts w:ascii="Calibri Light" w:eastAsia="Times New Roman" w:hAnsi="Calibri Light" w:cs="Times New Roman"/>
                <w:b/>
                <w:bCs/>
                <w:color w:val="000000"/>
                <w:sz w:val="20"/>
                <w:szCs w:val="20"/>
              </w:rPr>
              <w:t>Connection String</w:t>
            </w:r>
          </w:p>
        </w:tc>
      </w:tr>
      <w:tr w:rsidR="006765EF" w:rsidRPr="0033558D" w14:paraId="6547E774" w14:textId="77777777" w:rsidTr="00C72DAD">
        <w:trPr>
          <w:trHeight w:val="300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C59147" w14:textId="77777777" w:rsidR="006765EF" w:rsidRPr="0033558D" w:rsidRDefault="006765EF" w:rsidP="00C72DA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>SchedulerDbEntities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632324" w14:textId="77777777" w:rsidR="006765EF" w:rsidRPr="0033558D" w:rsidRDefault="006765EF" w:rsidP="00C72DA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> Connection string for CommerceLink DB ( for Edmx)</w:t>
            </w:r>
          </w:p>
        </w:tc>
      </w:tr>
      <w:tr w:rsidR="006765EF" w:rsidRPr="0033558D" w14:paraId="40DD2A0E" w14:textId="77777777" w:rsidTr="00C72DAD">
        <w:trPr>
          <w:trHeight w:val="300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874302" w14:textId="77777777" w:rsidR="006765EF" w:rsidRPr="0033558D" w:rsidRDefault="006765EF" w:rsidP="00C72DA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>IntegrationDBEntities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224C7C" w14:textId="77777777" w:rsidR="006765EF" w:rsidRPr="0033558D" w:rsidRDefault="006765EF" w:rsidP="00C72DA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> Connection string for CommerceLink DB ( for Edmx)</w:t>
            </w:r>
          </w:p>
        </w:tc>
      </w:tr>
      <w:tr w:rsidR="006765EF" w:rsidRPr="0033558D" w14:paraId="441B1E76" w14:textId="77777777" w:rsidTr="00C72DAD">
        <w:trPr>
          <w:trHeight w:val="300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A34255" w14:textId="77777777" w:rsidR="006765EF" w:rsidRPr="0033558D" w:rsidRDefault="006765EF" w:rsidP="00C72DA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>OnlineStoreDBConnectionString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34C29F" w14:textId="77777777" w:rsidR="006765EF" w:rsidRPr="0033558D" w:rsidRDefault="006765EF" w:rsidP="00C72DA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> Connection string for online store channel DB</w:t>
            </w:r>
          </w:p>
        </w:tc>
      </w:tr>
      <w:tr w:rsidR="006765EF" w:rsidRPr="0033558D" w14:paraId="2B3518DF" w14:textId="77777777" w:rsidTr="00C72DAD">
        <w:trPr>
          <w:trHeight w:val="300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6C6065" w14:textId="77777777" w:rsidR="006765EF" w:rsidRPr="0033558D" w:rsidRDefault="006765EF" w:rsidP="00C72DA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>ConnectorDBConnectionString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BAE020" w14:textId="77777777" w:rsidR="006765EF" w:rsidRPr="0033558D" w:rsidRDefault="006765EF" w:rsidP="00C72DA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3558D">
              <w:rPr>
                <w:rFonts w:ascii="Calibri" w:eastAsia="Times New Roman" w:hAnsi="Calibri" w:cs="Times New Roman"/>
                <w:color w:val="000000"/>
              </w:rPr>
              <w:t> Connection string for CommerceLink DB</w:t>
            </w:r>
          </w:p>
        </w:tc>
      </w:tr>
    </w:tbl>
    <w:p w14:paraId="52502075" w14:textId="77777777" w:rsidR="006765EF" w:rsidRDefault="006765EF" w:rsidP="006765EF">
      <w:pPr>
        <w:autoSpaceDE w:val="0"/>
        <w:autoSpaceDN w:val="0"/>
        <w:adjustRightInd w:val="0"/>
        <w:jc w:val="both"/>
      </w:pPr>
    </w:p>
    <w:p w14:paraId="66F9FE38" w14:textId="7ACD18F0" w:rsidR="006765EF" w:rsidRDefault="006765EF" w:rsidP="006765EF">
      <w:pPr>
        <w:autoSpaceDE w:val="0"/>
        <w:autoSpaceDN w:val="0"/>
        <w:adjustRightInd w:val="0"/>
        <w:jc w:val="both"/>
      </w:pPr>
      <w:r>
        <w:rPr>
          <w:noProof/>
        </w:rPr>
        <w:drawing>
          <wp:inline distT="0" distB="0" distL="0" distR="0" wp14:anchorId="2942A8E0" wp14:editId="5A03C86E">
            <wp:extent cx="5943600" cy="1965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A2C1" w14:textId="583527E4" w:rsidR="006765EF" w:rsidRDefault="006765EF" w:rsidP="006765EF">
      <w:pPr>
        <w:autoSpaceDE w:val="0"/>
        <w:autoSpaceDN w:val="0"/>
        <w:adjustRightInd w:val="0"/>
        <w:ind w:firstLine="720"/>
        <w:jc w:val="both"/>
      </w:pPr>
      <w:r w:rsidRPr="000C1C9B">
        <w:t>Also change</w:t>
      </w:r>
      <w:r>
        <w:rPr>
          <w:b/>
        </w:rPr>
        <w:t xml:space="preserve"> </w:t>
      </w:r>
      <w:r>
        <w:t>DB connection string configurations in “</w:t>
      </w:r>
      <w:r w:rsidRPr="000C1C9B">
        <w:rPr>
          <w:b/>
        </w:rPr>
        <w:t>NLog</w:t>
      </w:r>
      <w:r>
        <w:t>” type “</w:t>
      </w:r>
      <w:r w:rsidRPr="006F27FF">
        <w:rPr>
          <w:b/>
        </w:rPr>
        <w:t>Config</w:t>
      </w:r>
      <w:r>
        <w:t>” file of CommerceLink Web APIs published folder.</w:t>
      </w:r>
    </w:p>
    <w:p w14:paraId="0A629BFC" w14:textId="77777777" w:rsidR="006765EF" w:rsidRDefault="006765EF" w:rsidP="006765EF">
      <w:pPr>
        <w:autoSpaceDE w:val="0"/>
        <w:autoSpaceDN w:val="0"/>
        <w:adjustRightInd w:val="0"/>
        <w:ind w:firstLine="72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42677A58" wp14:editId="16CD5FDB">
            <wp:extent cx="5943600" cy="17976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CC2C" w14:textId="77777777" w:rsidR="006765EF" w:rsidRDefault="006765EF" w:rsidP="006765EF">
      <w:pPr>
        <w:autoSpaceDE w:val="0"/>
        <w:autoSpaceDN w:val="0"/>
        <w:adjustRightInd w:val="0"/>
        <w:ind w:firstLine="720"/>
        <w:jc w:val="both"/>
        <w:rPr>
          <w:b/>
        </w:rPr>
      </w:pPr>
      <w:r>
        <w:rPr>
          <w:b/>
        </w:rPr>
        <w:t>Note: If yours connect is not trusted then also provide database username and password.</w:t>
      </w:r>
    </w:p>
    <w:p w14:paraId="52D1EC1B" w14:textId="3DDEDD04" w:rsidR="006765EF" w:rsidRDefault="006765EF" w:rsidP="006765EF">
      <w:pPr>
        <w:autoSpaceDE w:val="0"/>
        <w:autoSpaceDN w:val="0"/>
        <w:adjustRightInd w:val="0"/>
        <w:jc w:val="both"/>
      </w:pPr>
      <w:r>
        <w:rPr>
          <w:b/>
        </w:rPr>
        <w:tab/>
      </w:r>
      <w:r w:rsidR="009E6DE6">
        <w:t>Set the Store Key against the relevant store. Convey these store keys to ECom Team so that they can use this for calling CL Web APIs.</w:t>
      </w:r>
    </w:p>
    <w:p w14:paraId="6FA5B25B" w14:textId="0EF0384F" w:rsidR="00C72DAD" w:rsidRDefault="009E6DE6" w:rsidP="006765EF">
      <w:pPr>
        <w:autoSpaceDE w:val="0"/>
        <w:autoSpaceDN w:val="0"/>
        <w:adjustRightInd w:val="0"/>
        <w:jc w:val="both"/>
        <w:rPr>
          <w:b/>
        </w:rPr>
      </w:pPr>
      <w:r>
        <w:rPr>
          <w:noProof/>
        </w:rPr>
        <w:drawing>
          <wp:inline distT="0" distB="0" distL="0" distR="0" wp14:anchorId="2C115E51" wp14:editId="24C871CB">
            <wp:extent cx="5937250" cy="1936750"/>
            <wp:effectExtent l="0" t="0" r="635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950C" w14:textId="5086F1AA" w:rsidR="006F27FF" w:rsidRDefault="006765EF" w:rsidP="006E2005">
      <w:pPr>
        <w:autoSpaceDE w:val="0"/>
        <w:autoSpaceDN w:val="0"/>
        <w:adjustRightInd w:val="0"/>
        <w:rPr>
          <w:b/>
        </w:rPr>
      </w:pPr>
      <w:r>
        <w:rPr>
          <w:b/>
        </w:rPr>
        <w:t>4</w:t>
      </w:r>
      <w:r w:rsidR="006E2005">
        <w:rPr>
          <w:b/>
        </w:rPr>
        <w:t>-</w:t>
      </w:r>
      <w:r w:rsidR="0092537A">
        <w:rPr>
          <w:b/>
        </w:rPr>
        <w:t xml:space="preserve">CommerceLink </w:t>
      </w:r>
      <w:r w:rsidR="00235250">
        <w:rPr>
          <w:b/>
        </w:rPr>
        <w:t>Administration</w:t>
      </w:r>
      <w:r w:rsidR="0092537A">
        <w:rPr>
          <w:b/>
        </w:rPr>
        <w:t xml:space="preserve"> API</w:t>
      </w:r>
      <w:r w:rsidR="006E2005" w:rsidRPr="006F27FF">
        <w:rPr>
          <w:b/>
        </w:rPr>
        <w:t>:</w:t>
      </w:r>
    </w:p>
    <w:p w14:paraId="49FB98CA" w14:textId="3D6A36AB" w:rsidR="006E2005" w:rsidRDefault="006E2005" w:rsidP="006E2005">
      <w:pPr>
        <w:autoSpaceDE w:val="0"/>
        <w:autoSpaceDN w:val="0"/>
        <w:adjustRightInd w:val="0"/>
        <w:ind w:firstLine="720"/>
        <w:jc w:val="both"/>
      </w:pPr>
      <w:r>
        <w:t>C</w:t>
      </w:r>
      <w:r w:rsidRPr="000C1C9B">
        <w:t>hange</w:t>
      </w:r>
      <w:r>
        <w:rPr>
          <w:b/>
        </w:rPr>
        <w:t xml:space="preserve"> </w:t>
      </w:r>
      <w:r>
        <w:t>DB connection string configurations in “</w:t>
      </w:r>
      <w:r w:rsidRPr="000C1C9B">
        <w:rPr>
          <w:b/>
        </w:rPr>
        <w:t>NLog</w:t>
      </w:r>
      <w:r>
        <w:t>” type “</w:t>
      </w:r>
      <w:r w:rsidRPr="006F27FF">
        <w:rPr>
          <w:b/>
        </w:rPr>
        <w:t>Config</w:t>
      </w:r>
      <w:r>
        <w:t xml:space="preserve">” file of CommerceLink </w:t>
      </w:r>
      <w:r w:rsidR="00235250">
        <w:t>Administration API</w:t>
      </w:r>
      <w:r w:rsidR="0085481C">
        <w:t xml:space="preserve"> </w:t>
      </w:r>
      <w:r>
        <w:t>folder.</w:t>
      </w:r>
    </w:p>
    <w:p w14:paraId="2617F560" w14:textId="4EB95E5C" w:rsidR="0043614E" w:rsidRPr="00FC6C35" w:rsidRDefault="00742CF7" w:rsidP="00FC6C35">
      <w:pPr>
        <w:autoSpaceDE w:val="0"/>
        <w:autoSpaceDN w:val="0"/>
        <w:adjustRightInd w:val="0"/>
        <w:ind w:firstLine="720"/>
        <w:jc w:val="both"/>
        <w:rPr>
          <w:b/>
        </w:rPr>
      </w:pPr>
      <w:r>
        <w:rPr>
          <w:noProof/>
        </w:rPr>
        <w:drawing>
          <wp:inline distT="0" distB="0" distL="0" distR="0" wp14:anchorId="1B1BFE49" wp14:editId="4B1E474C">
            <wp:extent cx="5943600" cy="179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575D" w14:textId="0CAA2AA6" w:rsidR="00FC6C35" w:rsidRDefault="00FD3A4F" w:rsidP="00FC6C35">
      <w:pPr>
        <w:pStyle w:val="ListParagraph"/>
        <w:spacing w:line="259" w:lineRule="auto"/>
      </w:pPr>
      <w:r>
        <w:t xml:space="preserve">Open the Web.config file. </w:t>
      </w:r>
      <w:r w:rsidR="00FC6C35">
        <w:t>Change the conn</w:t>
      </w:r>
      <w:r>
        <w:t>ection strings of the following:</w:t>
      </w:r>
    </w:p>
    <w:p w14:paraId="2A944036" w14:textId="77777777" w:rsidR="00FC6C35" w:rsidRPr="0024185E" w:rsidRDefault="00FC6C35" w:rsidP="00FC6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connectionStrings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4701EA7" w14:textId="77777777" w:rsidR="00FC6C35" w:rsidRPr="0024185E" w:rsidRDefault="00FC6C35" w:rsidP="00FC6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   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add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"storeConnection_EF"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connectionString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"metadata=res://*/IntegrationModel.csdl|res://*/IntegrationModel.ssdl|res://*/IntegrationModel.msl;provider=System.Data.SqlClient;provider connection string=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&amp;quot;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data source=13.68.73.77;initial catalog=TVTestDB;persist security info=True;user id=Shan;password=++12345Abcd1231231;MultipleActiveResultSets=True;App=EntityFramework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&amp;quot;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providerName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"System.Data.EntityClient"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2C54A7A3" w14:textId="77777777" w:rsidR="00FC6C35" w:rsidRPr="0024185E" w:rsidRDefault="00FC6C35" w:rsidP="00FC6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add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"IntegrationDBEntities"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connectionString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"metadata=res://*/IntegrationModel.csdl|res://*/IntegrationModel.ssdl|res://*/IntegrationModel.msl;provider=System.Data.SqlClient;provider connection string=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&amp;quot;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data source=13.68.73.77;initial catalog=TVTestDB;persist security info=True;user id=Shan;password=++12345Abcd1231231;MultipleActiveResultSets=True;App=EntityFramework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&amp;quot;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providerName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"System.Data.EntityClient"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46AFF02E" w14:textId="77777777" w:rsidR="00FC6C35" w:rsidRPr="0024185E" w:rsidRDefault="00FC6C35" w:rsidP="00FC6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add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"storeConnection"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connectionString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"Data Source=13.68.73.77;initial catalog=TVTestDB;persist security info=True;user id=Shan;password=++12345Abcd1231231;MultipleActiveResultSets=True;"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providerName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"System.Data.EntityClient"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669DF7FD" w14:textId="77777777" w:rsidR="00FC6C35" w:rsidRPr="0024185E" w:rsidRDefault="00FC6C35" w:rsidP="00FC6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add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"AspNetIdentity"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connectionString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"Data Source=localhost;Initial Catalog=CLStores;integrated security=True"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providerName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"System.Data.SqlClient"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50418333" w14:textId="7C531EF4" w:rsidR="00D837AC" w:rsidRPr="00D837AC" w:rsidRDefault="00FC6C35" w:rsidP="00FC6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16"/>
          <w:szCs w:val="16"/>
        </w:rPr>
      </w:pP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connectionStrings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E33B91E" w14:textId="77777777" w:rsidR="002B6616" w:rsidRDefault="002B6616" w:rsidP="002B6616">
      <w:pPr>
        <w:autoSpaceDE w:val="0"/>
        <w:autoSpaceDN w:val="0"/>
        <w:adjustRightInd w:val="0"/>
        <w:rPr>
          <w:b/>
        </w:rPr>
      </w:pPr>
    </w:p>
    <w:p w14:paraId="04E5C7EE" w14:textId="7BBC561E" w:rsidR="002B6616" w:rsidRDefault="002B6616" w:rsidP="002B6616">
      <w:pPr>
        <w:autoSpaceDE w:val="0"/>
        <w:autoSpaceDN w:val="0"/>
        <w:adjustRightInd w:val="0"/>
        <w:rPr>
          <w:b/>
        </w:rPr>
      </w:pPr>
      <w:r>
        <w:rPr>
          <w:b/>
        </w:rPr>
        <w:t>5-CommerceLink Administration App Configurations</w:t>
      </w:r>
      <w:r w:rsidRPr="006F27FF">
        <w:rPr>
          <w:b/>
        </w:rPr>
        <w:t>:</w:t>
      </w:r>
    </w:p>
    <w:p w14:paraId="1795D976" w14:textId="78DF48FB" w:rsidR="00D837AC" w:rsidRDefault="00D837AC" w:rsidP="00D837AC">
      <w:pPr>
        <w:pStyle w:val="ListParagraph"/>
        <w:numPr>
          <w:ilvl w:val="0"/>
          <w:numId w:val="49"/>
        </w:numPr>
        <w:spacing w:line="259" w:lineRule="auto"/>
      </w:pPr>
      <w:r>
        <w:t xml:space="preserve">Open the Administration App Folder and copy the path </w:t>
      </w:r>
      <w:r w:rsidR="00864B2A">
        <w:t xml:space="preserve">in </w:t>
      </w:r>
      <w:r>
        <w:t>and search the string “40909” inside using notepad from the folder, you will get the following files.</w:t>
      </w:r>
    </w:p>
    <w:p w14:paraId="6AC440EE" w14:textId="77777777" w:rsidR="00D837AC" w:rsidRDefault="00D837AC" w:rsidP="00D837AC">
      <w:pPr>
        <w:pStyle w:val="ListParagraph"/>
        <w:ind w:left="0"/>
      </w:pPr>
      <w:r>
        <w:rPr>
          <w:noProof/>
        </w:rPr>
        <w:drawing>
          <wp:inline distT="0" distB="0" distL="0" distR="0" wp14:anchorId="1AEF2A47" wp14:editId="643594C5">
            <wp:extent cx="6257891" cy="284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5789" cy="284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EC17" w14:textId="77777777" w:rsidR="00D837AC" w:rsidRDefault="00D837AC" w:rsidP="00D837AC">
      <w:pPr>
        <w:pStyle w:val="ListParagraph"/>
        <w:ind w:left="0"/>
      </w:pPr>
    </w:p>
    <w:p w14:paraId="5725F021" w14:textId="200A475F" w:rsidR="00D837AC" w:rsidRDefault="00D837AC" w:rsidP="00D837AC">
      <w:r>
        <w:t xml:space="preserve">Change the baseURL values from both files to </w:t>
      </w:r>
      <w:r w:rsidR="004C74D0">
        <w:t xml:space="preserve">CommerceLink Administration </w:t>
      </w:r>
      <w:r>
        <w:t>API Path</w:t>
      </w:r>
    </w:p>
    <w:p w14:paraId="657A1573" w14:textId="77777777" w:rsidR="00D837AC" w:rsidRDefault="00D837AC" w:rsidP="00D837AC"/>
    <w:p w14:paraId="6ED4A79A" w14:textId="1BD77845" w:rsidR="005A555C" w:rsidRPr="00B271F8" w:rsidRDefault="005A555C" w:rsidP="00D837AC">
      <w:pPr>
        <w:rPr>
          <w:b/>
          <w:sz w:val="24"/>
        </w:rPr>
      </w:pPr>
      <w:r w:rsidRPr="00B271F8">
        <w:rPr>
          <w:b/>
          <w:sz w:val="24"/>
        </w:rPr>
        <w:t>Maps Configuration</w:t>
      </w:r>
    </w:p>
    <w:p w14:paraId="577568E8" w14:textId="4C1A4CE1" w:rsidR="005A555C" w:rsidRDefault="00FE551D" w:rsidP="00B9597E">
      <w:pPr>
        <w:autoSpaceDE w:val="0"/>
        <w:autoSpaceDN w:val="0"/>
        <w:adjustRightInd w:val="0"/>
        <w:ind w:firstLine="630"/>
      </w:pPr>
      <w:r>
        <w:lastRenderedPageBreak/>
        <w:t>Verify mapping template path is configured correctly.</w:t>
      </w:r>
    </w:p>
    <w:p w14:paraId="69A339FC" w14:textId="5E5A3C7F" w:rsidR="00663189" w:rsidRPr="00663189" w:rsidRDefault="00663189" w:rsidP="00B9597E">
      <w:pPr>
        <w:autoSpaceDE w:val="0"/>
        <w:autoSpaceDN w:val="0"/>
        <w:adjustRightInd w:val="0"/>
        <w:ind w:firstLine="630"/>
        <w:rPr>
          <w:b/>
        </w:rPr>
      </w:pPr>
      <w:r w:rsidRPr="00663189">
        <w:rPr>
          <w:b/>
        </w:rPr>
        <w:t xml:space="preserve">Note: Also assign full permission read &amp; write to </w:t>
      </w:r>
      <w:r w:rsidR="00FE551D">
        <w:rPr>
          <w:b/>
        </w:rPr>
        <w:t>CommerceLink</w:t>
      </w:r>
      <w:r w:rsidRPr="00663189">
        <w:rPr>
          <w:b/>
        </w:rPr>
        <w:t xml:space="preserve"> directory.</w:t>
      </w:r>
    </w:p>
    <w:p w14:paraId="69A0C766" w14:textId="5D2AD565" w:rsidR="00B9597E" w:rsidRDefault="0085481C" w:rsidP="00B9597E">
      <w:pPr>
        <w:autoSpaceDE w:val="0"/>
        <w:autoSpaceDN w:val="0"/>
        <w:adjustRightInd w:val="0"/>
        <w:ind w:firstLine="630"/>
      </w:pPr>
      <w:r>
        <w:rPr>
          <w:noProof/>
        </w:rPr>
        <w:drawing>
          <wp:inline distT="0" distB="0" distL="0" distR="0" wp14:anchorId="12872071" wp14:editId="7FF93BF5">
            <wp:extent cx="5939790" cy="221678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A4139" w14:textId="77777777" w:rsidR="00B2047C" w:rsidRDefault="00B2047C" w:rsidP="00B9597E">
      <w:pPr>
        <w:autoSpaceDE w:val="0"/>
        <w:autoSpaceDN w:val="0"/>
        <w:adjustRightInd w:val="0"/>
        <w:ind w:firstLine="630"/>
      </w:pPr>
    </w:p>
    <w:p w14:paraId="62A26DDB" w14:textId="7576DC49" w:rsidR="00B2047C" w:rsidRDefault="00B2047C" w:rsidP="002D492D">
      <w:pPr>
        <w:pStyle w:val="ListParagraph"/>
        <w:numPr>
          <w:ilvl w:val="0"/>
          <w:numId w:val="39"/>
        </w:numPr>
        <w:autoSpaceDE w:val="0"/>
        <w:autoSpaceDN w:val="0"/>
        <w:adjustRightInd w:val="0"/>
        <w:rPr>
          <w:b/>
          <w:sz w:val="24"/>
        </w:rPr>
      </w:pPr>
      <w:r>
        <w:rPr>
          <w:b/>
          <w:sz w:val="24"/>
        </w:rPr>
        <w:t>Retail Server/AX connectivity</w:t>
      </w:r>
    </w:p>
    <w:p w14:paraId="26E653E0" w14:textId="76008D5C" w:rsidR="00B2047C" w:rsidRDefault="00B2047C" w:rsidP="00B2047C">
      <w:pPr>
        <w:pStyle w:val="ListParagraph"/>
        <w:autoSpaceDE w:val="0"/>
        <w:autoSpaceDN w:val="0"/>
        <w:adjustRightInd w:val="0"/>
        <w:ind w:left="990"/>
        <w:rPr>
          <w:sz w:val="24"/>
        </w:rPr>
      </w:pPr>
      <w:r w:rsidRPr="0020571B">
        <w:rPr>
          <w:sz w:val="24"/>
        </w:rPr>
        <w:t xml:space="preserve">Need to verify retail server </w:t>
      </w:r>
      <w:r w:rsidR="0020571B" w:rsidRPr="0020571B">
        <w:rPr>
          <w:sz w:val="24"/>
        </w:rPr>
        <w:t>configuration in ERP Settings</w:t>
      </w:r>
      <w:r w:rsidR="0020571B">
        <w:rPr>
          <w:sz w:val="24"/>
        </w:rPr>
        <w:t>.</w:t>
      </w:r>
    </w:p>
    <w:p w14:paraId="0E3BEB40" w14:textId="2BBCAE39" w:rsidR="0020571B" w:rsidRDefault="0020571B" w:rsidP="00B2047C">
      <w:pPr>
        <w:pStyle w:val="ListParagraph"/>
        <w:autoSpaceDE w:val="0"/>
        <w:autoSpaceDN w:val="0"/>
        <w:adjustRightInd w:val="0"/>
        <w:ind w:left="990"/>
        <w:rPr>
          <w:sz w:val="24"/>
        </w:rPr>
      </w:pPr>
      <w:r>
        <w:rPr>
          <w:sz w:val="24"/>
        </w:rPr>
        <w:t xml:space="preserve">Update retail server </w:t>
      </w:r>
      <w:r w:rsidRPr="0020571B">
        <w:rPr>
          <w:b/>
          <w:sz w:val="24"/>
        </w:rPr>
        <w:t>URL</w:t>
      </w:r>
      <w:r>
        <w:rPr>
          <w:sz w:val="24"/>
        </w:rPr>
        <w:t xml:space="preserve"> and </w:t>
      </w:r>
      <w:r w:rsidRPr="0020571B">
        <w:rPr>
          <w:b/>
          <w:sz w:val="24"/>
        </w:rPr>
        <w:t>OUN</w:t>
      </w:r>
      <w:r>
        <w:rPr>
          <w:sz w:val="24"/>
        </w:rPr>
        <w:t xml:space="preserve"> number.</w:t>
      </w:r>
    </w:p>
    <w:p w14:paraId="45EEBAA7" w14:textId="5F732C15" w:rsidR="001072AE" w:rsidRPr="0020571B" w:rsidRDefault="001072AE" w:rsidP="00B2047C">
      <w:pPr>
        <w:pStyle w:val="ListParagraph"/>
        <w:autoSpaceDE w:val="0"/>
        <w:autoSpaceDN w:val="0"/>
        <w:adjustRightInd w:val="0"/>
        <w:ind w:left="990"/>
        <w:rPr>
          <w:sz w:val="24"/>
        </w:rPr>
      </w:pPr>
      <w:r w:rsidRPr="005E12DB">
        <w:rPr>
          <w:b/>
          <w:sz w:val="24"/>
        </w:rPr>
        <w:t>Client-ID, Client-Secret</w:t>
      </w:r>
      <w:r w:rsidR="00F4662B">
        <w:rPr>
          <w:b/>
          <w:sz w:val="24"/>
        </w:rPr>
        <w:t>, Enable Application Mode</w:t>
      </w:r>
      <w:r>
        <w:rPr>
          <w:sz w:val="24"/>
        </w:rPr>
        <w:t xml:space="preserve"> and </w:t>
      </w:r>
      <w:r w:rsidR="00E645E7">
        <w:rPr>
          <w:b/>
          <w:sz w:val="24"/>
        </w:rPr>
        <w:t>T</w:t>
      </w:r>
      <w:r w:rsidR="005E12DB" w:rsidRPr="005E12DB">
        <w:rPr>
          <w:b/>
          <w:sz w:val="24"/>
        </w:rPr>
        <w:t>enant</w:t>
      </w:r>
      <w:r w:rsidR="005E12DB">
        <w:rPr>
          <w:sz w:val="24"/>
        </w:rPr>
        <w:t xml:space="preserve"> URL</w:t>
      </w:r>
      <w:r>
        <w:rPr>
          <w:sz w:val="24"/>
        </w:rPr>
        <w:t xml:space="preserve"> </w:t>
      </w:r>
    </w:p>
    <w:p w14:paraId="0C5D61A0" w14:textId="5F948304" w:rsidR="00B2047C" w:rsidRDefault="0085481C" w:rsidP="00B2047C">
      <w:pPr>
        <w:pStyle w:val="ListParagraph"/>
        <w:autoSpaceDE w:val="0"/>
        <w:autoSpaceDN w:val="0"/>
        <w:adjustRightInd w:val="0"/>
        <w:ind w:left="990"/>
        <w:rPr>
          <w:b/>
          <w:sz w:val="24"/>
        </w:rPr>
      </w:pPr>
      <w:r>
        <w:rPr>
          <w:noProof/>
        </w:rPr>
        <w:drawing>
          <wp:inline distT="0" distB="0" distL="0" distR="0" wp14:anchorId="40CA4F91" wp14:editId="7226C8A0">
            <wp:extent cx="5939790" cy="289687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8E7D" w14:textId="77777777" w:rsidR="0020571B" w:rsidRDefault="0020571B" w:rsidP="00B2047C">
      <w:pPr>
        <w:pStyle w:val="ListParagraph"/>
        <w:autoSpaceDE w:val="0"/>
        <w:autoSpaceDN w:val="0"/>
        <w:adjustRightInd w:val="0"/>
        <w:ind w:left="990"/>
        <w:rPr>
          <w:b/>
          <w:sz w:val="24"/>
        </w:rPr>
      </w:pPr>
    </w:p>
    <w:p w14:paraId="0F96C538" w14:textId="1D6FD6AD" w:rsidR="002D492D" w:rsidRPr="00B271F8" w:rsidRDefault="002D492D" w:rsidP="002D492D">
      <w:pPr>
        <w:pStyle w:val="ListParagraph"/>
        <w:numPr>
          <w:ilvl w:val="0"/>
          <w:numId w:val="39"/>
        </w:numPr>
        <w:autoSpaceDE w:val="0"/>
        <w:autoSpaceDN w:val="0"/>
        <w:adjustRightInd w:val="0"/>
        <w:rPr>
          <w:b/>
          <w:sz w:val="24"/>
        </w:rPr>
      </w:pPr>
      <w:r w:rsidRPr="00B271F8">
        <w:rPr>
          <w:b/>
          <w:sz w:val="24"/>
        </w:rPr>
        <w:t>Email Settings</w:t>
      </w:r>
    </w:p>
    <w:p w14:paraId="0DBF47B1" w14:textId="77777777" w:rsidR="00650DFE" w:rsidRDefault="00650DFE" w:rsidP="00650DFE">
      <w:pPr>
        <w:pStyle w:val="ListParagraph"/>
        <w:autoSpaceDE w:val="0"/>
        <w:autoSpaceDN w:val="0"/>
        <w:adjustRightInd w:val="0"/>
        <w:ind w:left="990"/>
        <w:rPr>
          <w:b/>
        </w:rPr>
      </w:pPr>
    </w:p>
    <w:p w14:paraId="2FBF4B01" w14:textId="39D5BFA9" w:rsidR="002D492D" w:rsidRDefault="00697FA5" w:rsidP="00FE551D">
      <w:pPr>
        <w:pStyle w:val="ListParagraph"/>
        <w:autoSpaceDE w:val="0"/>
        <w:autoSpaceDN w:val="0"/>
        <w:adjustRightInd w:val="0"/>
        <w:ind w:left="99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03282920" wp14:editId="1C933EDF">
            <wp:extent cx="5939790" cy="2853055"/>
            <wp:effectExtent l="0" t="0" r="381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693F" w14:textId="77777777" w:rsidR="00FE551D" w:rsidRDefault="00FE551D" w:rsidP="00FE551D">
      <w:pPr>
        <w:pStyle w:val="ListParagraph"/>
        <w:autoSpaceDE w:val="0"/>
        <w:autoSpaceDN w:val="0"/>
        <w:adjustRightInd w:val="0"/>
        <w:ind w:left="990"/>
        <w:jc w:val="center"/>
        <w:rPr>
          <w:b/>
        </w:rPr>
      </w:pPr>
    </w:p>
    <w:p w14:paraId="48767CFD" w14:textId="240BE710" w:rsidR="00FE551D" w:rsidRDefault="005F5E3C" w:rsidP="00FE551D">
      <w:pPr>
        <w:pStyle w:val="ListParagraph"/>
        <w:autoSpaceDE w:val="0"/>
        <w:autoSpaceDN w:val="0"/>
        <w:adjustRightInd w:val="0"/>
        <w:ind w:left="990"/>
        <w:jc w:val="center"/>
        <w:rPr>
          <w:b/>
        </w:rPr>
      </w:pPr>
      <w:r>
        <w:rPr>
          <w:noProof/>
        </w:rPr>
        <w:drawing>
          <wp:inline distT="0" distB="0" distL="0" distR="0" wp14:anchorId="29CB89C8" wp14:editId="10119E0E">
            <wp:extent cx="5932805" cy="26555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0C36" w14:textId="77777777" w:rsidR="005E12DB" w:rsidRDefault="005E12DB" w:rsidP="00FE551D">
      <w:pPr>
        <w:pStyle w:val="ListParagraph"/>
        <w:autoSpaceDE w:val="0"/>
        <w:autoSpaceDN w:val="0"/>
        <w:adjustRightInd w:val="0"/>
        <w:ind w:left="990"/>
        <w:jc w:val="center"/>
        <w:rPr>
          <w:b/>
        </w:rPr>
      </w:pPr>
    </w:p>
    <w:p w14:paraId="20E4FAAF" w14:textId="2501BEB8" w:rsidR="005E12DB" w:rsidRDefault="005F5E3C" w:rsidP="00FE551D">
      <w:pPr>
        <w:pStyle w:val="ListParagraph"/>
        <w:autoSpaceDE w:val="0"/>
        <w:autoSpaceDN w:val="0"/>
        <w:adjustRightInd w:val="0"/>
        <w:ind w:left="990"/>
        <w:jc w:val="center"/>
        <w:rPr>
          <w:b/>
        </w:rPr>
      </w:pPr>
      <w:r>
        <w:rPr>
          <w:noProof/>
        </w:rPr>
        <w:drawing>
          <wp:inline distT="0" distB="0" distL="0" distR="0" wp14:anchorId="56B3757A" wp14:editId="4315C652">
            <wp:extent cx="5932805" cy="22313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9AE48" w14:textId="77777777" w:rsidR="00650DFE" w:rsidRDefault="00650DFE" w:rsidP="002D492D">
      <w:pPr>
        <w:pStyle w:val="ListParagraph"/>
        <w:autoSpaceDE w:val="0"/>
        <w:autoSpaceDN w:val="0"/>
        <w:adjustRightInd w:val="0"/>
        <w:ind w:left="990"/>
        <w:rPr>
          <w:b/>
        </w:rPr>
      </w:pPr>
    </w:p>
    <w:p w14:paraId="10E7142A" w14:textId="0BFD4D9A" w:rsidR="002D492D" w:rsidRPr="00650DFE" w:rsidRDefault="002D492D" w:rsidP="002D492D">
      <w:pPr>
        <w:pStyle w:val="ListParagraph"/>
        <w:numPr>
          <w:ilvl w:val="0"/>
          <w:numId w:val="39"/>
        </w:numPr>
        <w:autoSpaceDE w:val="0"/>
        <w:autoSpaceDN w:val="0"/>
        <w:adjustRightInd w:val="0"/>
        <w:rPr>
          <w:b/>
          <w:sz w:val="28"/>
        </w:rPr>
      </w:pPr>
      <w:r w:rsidRPr="00650DFE">
        <w:rPr>
          <w:b/>
          <w:sz w:val="28"/>
        </w:rPr>
        <w:t>SFTP</w:t>
      </w:r>
    </w:p>
    <w:p w14:paraId="087864CA" w14:textId="77777777" w:rsidR="00650DFE" w:rsidRDefault="00650DFE" w:rsidP="00650DFE">
      <w:pPr>
        <w:pStyle w:val="ListParagraph"/>
        <w:autoSpaceDE w:val="0"/>
        <w:autoSpaceDN w:val="0"/>
        <w:adjustRightInd w:val="0"/>
        <w:ind w:left="990"/>
        <w:rPr>
          <w:b/>
        </w:rPr>
      </w:pPr>
    </w:p>
    <w:p w14:paraId="56B6C613" w14:textId="1A224736" w:rsidR="00E63491" w:rsidRDefault="009E4BA8" w:rsidP="00650DFE">
      <w:pPr>
        <w:pStyle w:val="ListParagraph"/>
        <w:autoSpaceDE w:val="0"/>
        <w:autoSpaceDN w:val="0"/>
        <w:adjustRightInd w:val="0"/>
        <w:ind w:left="990"/>
        <w:rPr>
          <w:noProof/>
        </w:rPr>
      </w:pPr>
      <w:del w:id="154" w:author="Noman Saeed" w:date="2018-05-09T13:12:00Z">
        <w:r w:rsidDel="00890CF9">
          <w:rPr>
            <w:noProof/>
          </w:rPr>
          <w:drawing>
            <wp:inline distT="0" distB="0" distL="0" distR="0" wp14:anchorId="2EAD37D6" wp14:editId="140FE8CE">
              <wp:extent cx="5939790" cy="2092325"/>
              <wp:effectExtent l="0" t="0" r="3810" b="3175"/>
              <wp:docPr id="55" name="Picture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/>
                      <pic:cNvPicPr>
                        <a:picLocks noChangeAspect="1" noChangeArrowheads="1"/>
                      </pic:cNvPicPr>
                    </pic:nvPicPr>
                    <pic:blipFill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9790" cy="2092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155" w:author="Noman Saeed" w:date="2018-05-09T13:12:00Z">
        <w:r w:rsidR="00890CF9">
          <w:rPr>
            <w:noProof/>
          </w:rPr>
          <w:drawing>
            <wp:inline distT="0" distB="0" distL="0" distR="0" wp14:anchorId="30129BA4" wp14:editId="5362C199">
              <wp:extent cx="5943600" cy="2814955"/>
              <wp:effectExtent l="0" t="0" r="0" b="444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149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BE35F30" w14:textId="16DAE448" w:rsidR="00650DFE" w:rsidRDefault="00650DFE" w:rsidP="00650DFE">
      <w:pPr>
        <w:pStyle w:val="ListParagraph"/>
        <w:autoSpaceDE w:val="0"/>
        <w:autoSpaceDN w:val="0"/>
        <w:adjustRightInd w:val="0"/>
        <w:ind w:left="990"/>
        <w:rPr>
          <w:b/>
        </w:rPr>
      </w:pPr>
    </w:p>
    <w:p w14:paraId="026A1BF8" w14:textId="77777777" w:rsidR="005D6025" w:rsidRDefault="005D6025" w:rsidP="00650DFE">
      <w:pPr>
        <w:pStyle w:val="ListParagraph"/>
        <w:autoSpaceDE w:val="0"/>
        <w:autoSpaceDN w:val="0"/>
        <w:adjustRightInd w:val="0"/>
        <w:ind w:left="990"/>
        <w:rPr>
          <w:b/>
        </w:rPr>
      </w:pPr>
    </w:p>
    <w:p w14:paraId="6E631320" w14:textId="64D0E450" w:rsidR="002D492D" w:rsidRPr="00650DFE" w:rsidRDefault="00890852" w:rsidP="002D492D">
      <w:pPr>
        <w:pStyle w:val="ListParagraph"/>
        <w:numPr>
          <w:ilvl w:val="0"/>
          <w:numId w:val="39"/>
        </w:numPr>
        <w:autoSpaceDE w:val="0"/>
        <w:autoSpaceDN w:val="0"/>
        <w:adjustRightInd w:val="0"/>
        <w:rPr>
          <w:b/>
          <w:sz w:val="28"/>
        </w:rPr>
      </w:pPr>
      <w:r>
        <w:rPr>
          <w:b/>
          <w:sz w:val="28"/>
        </w:rPr>
        <w:t>Data</w:t>
      </w:r>
      <w:r w:rsidR="002D492D" w:rsidRPr="00650DFE">
        <w:rPr>
          <w:b/>
          <w:sz w:val="28"/>
        </w:rPr>
        <w:t xml:space="preserve"> Files</w:t>
      </w:r>
    </w:p>
    <w:p w14:paraId="454911D8" w14:textId="37A6C3F8" w:rsidR="002D492D" w:rsidRDefault="002D492D" w:rsidP="002D492D">
      <w:pPr>
        <w:pStyle w:val="ListParagraph"/>
        <w:numPr>
          <w:ilvl w:val="1"/>
          <w:numId w:val="39"/>
        </w:numPr>
        <w:autoSpaceDE w:val="0"/>
        <w:autoSpaceDN w:val="0"/>
        <w:adjustRightInd w:val="0"/>
        <w:rPr>
          <w:b/>
        </w:rPr>
      </w:pPr>
      <w:r>
        <w:rPr>
          <w:b/>
        </w:rPr>
        <w:t>Product/Inventory</w:t>
      </w:r>
    </w:p>
    <w:p w14:paraId="6D244671" w14:textId="77777777" w:rsidR="00E63491" w:rsidRDefault="00E63491" w:rsidP="00650DFE">
      <w:pPr>
        <w:pStyle w:val="ListParagraph"/>
        <w:autoSpaceDE w:val="0"/>
        <w:autoSpaceDN w:val="0"/>
        <w:adjustRightInd w:val="0"/>
        <w:ind w:left="0" w:firstLine="720"/>
        <w:jc w:val="center"/>
        <w:rPr>
          <w:b/>
          <w:noProof/>
        </w:rPr>
      </w:pPr>
    </w:p>
    <w:p w14:paraId="76DEA607" w14:textId="4977F611" w:rsidR="00650DFE" w:rsidRDefault="00006A09" w:rsidP="00650DFE">
      <w:pPr>
        <w:pStyle w:val="ListParagraph"/>
        <w:autoSpaceDE w:val="0"/>
        <w:autoSpaceDN w:val="0"/>
        <w:adjustRightInd w:val="0"/>
        <w:ind w:left="0" w:firstLine="72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BBC3315" wp14:editId="7DA31D36">
            <wp:extent cx="5939790" cy="1938655"/>
            <wp:effectExtent l="0" t="0" r="381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55BA" w14:textId="35E33B27" w:rsidR="002D492D" w:rsidRDefault="002D69C8" w:rsidP="002D492D">
      <w:pPr>
        <w:pStyle w:val="ListParagraph"/>
        <w:numPr>
          <w:ilvl w:val="1"/>
          <w:numId w:val="39"/>
        </w:numPr>
        <w:autoSpaceDE w:val="0"/>
        <w:autoSpaceDN w:val="0"/>
        <w:adjustRightInd w:val="0"/>
        <w:rPr>
          <w:b/>
        </w:rPr>
      </w:pPr>
      <w:r>
        <w:rPr>
          <w:b/>
        </w:rPr>
        <w:t>Price</w:t>
      </w:r>
    </w:p>
    <w:p w14:paraId="4689C6F7" w14:textId="77777777" w:rsidR="00E63491" w:rsidRDefault="00E63491" w:rsidP="00650DFE">
      <w:pPr>
        <w:autoSpaceDE w:val="0"/>
        <w:autoSpaceDN w:val="0"/>
        <w:adjustRightInd w:val="0"/>
        <w:ind w:left="720"/>
        <w:rPr>
          <w:b/>
          <w:noProof/>
        </w:rPr>
      </w:pPr>
    </w:p>
    <w:p w14:paraId="06E93DC5" w14:textId="45DEB47D" w:rsidR="00650DFE" w:rsidRDefault="002D69C8" w:rsidP="00650DFE">
      <w:pPr>
        <w:autoSpaceDE w:val="0"/>
        <w:autoSpaceDN w:val="0"/>
        <w:adjustRightInd w:val="0"/>
        <w:ind w:left="72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80ADA01" wp14:editId="105271A6">
            <wp:extent cx="5943600" cy="205105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46DC" w14:textId="12F41653" w:rsidR="00A52322" w:rsidRDefault="00A52322" w:rsidP="00A52322">
      <w:pPr>
        <w:pStyle w:val="ListParagraph"/>
        <w:numPr>
          <w:ilvl w:val="1"/>
          <w:numId w:val="39"/>
        </w:numPr>
        <w:autoSpaceDE w:val="0"/>
        <w:autoSpaceDN w:val="0"/>
        <w:adjustRightInd w:val="0"/>
        <w:rPr>
          <w:b/>
        </w:rPr>
      </w:pPr>
      <w:r>
        <w:rPr>
          <w:b/>
        </w:rPr>
        <w:t>Discount</w:t>
      </w:r>
    </w:p>
    <w:p w14:paraId="14B21590" w14:textId="389998ED" w:rsidR="00A52322" w:rsidRPr="00650DFE" w:rsidRDefault="00E17242" w:rsidP="00650DFE">
      <w:pPr>
        <w:autoSpaceDE w:val="0"/>
        <w:autoSpaceDN w:val="0"/>
        <w:adjustRightInd w:val="0"/>
        <w:ind w:left="720"/>
        <w:rPr>
          <w:b/>
        </w:rPr>
      </w:pPr>
      <w:r>
        <w:rPr>
          <w:b/>
          <w:noProof/>
        </w:rPr>
        <w:drawing>
          <wp:inline distT="0" distB="0" distL="0" distR="0" wp14:anchorId="7B6E7796" wp14:editId="10E1918D">
            <wp:extent cx="5930900" cy="21717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B756" w14:textId="77777777" w:rsidR="00650DFE" w:rsidRDefault="002D492D" w:rsidP="00A52322">
      <w:pPr>
        <w:pStyle w:val="ListParagraph"/>
        <w:numPr>
          <w:ilvl w:val="1"/>
          <w:numId w:val="39"/>
        </w:numPr>
        <w:autoSpaceDE w:val="0"/>
        <w:autoSpaceDN w:val="0"/>
        <w:adjustRightInd w:val="0"/>
        <w:rPr>
          <w:b/>
        </w:rPr>
      </w:pPr>
      <w:r w:rsidRPr="00650DFE">
        <w:rPr>
          <w:b/>
        </w:rPr>
        <w:t>SalesOrder</w:t>
      </w:r>
    </w:p>
    <w:p w14:paraId="1EFB2A67" w14:textId="77777777" w:rsidR="00E63491" w:rsidRDefault="00E63491" w:rsidP="00650DFE">
      <w:pPr>
        <w:pStyle w:val="ListParagraph"/>
        <w:autoSpaceDE w:val="0"/>
        <w:autoSpaceDN w:val="0"/>
        <w:adjustRightInd w:val="0"/>
        <w:rPr>
          <w:b/>
          <w:noProof/>
        </w:rPr>
      </w:pPr>
    </w:p>
    <w:p w14:paraId="7E2E0E84" w14:textId="28D3FA4D" w:rsidR="00650DFE" w:rsidRDefault="002A3DF3" w:rsidP="001C4006">
      <w:pPr>
        <w:pStyle w:val="ListParagraph"/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77938BE1" wp14:editId="1190D683">
            <wp:extent cx="5932805" cy="29406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ABEB" w14:textId="1F3702A5" w:rsidR="00B43F6F" w:rsidRDefault="00B43F6F" w:rsidP="001C4006">
      <w:pPr>
        <w:pStyle w:val="ListParagraph"/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6FDC22A" wp14:editId="6B6F12F4">
            <wp:extent cx="5937250" cy="3073400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B2A4" w14:textId="0C3B5E92" w:rsidR="00632792" w:rsidRPr="001C4006" w:rsidRDefault="00632792" w:rsidP="001C4006">
      <w:pPr>
        <w:pStyle w:val="ListParagraph"/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6A1AEA2" wp14:editId="41313801">
            <wp:extent cx="5867400" cy="6400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24"/>
                    <a:stretch/>
                  </pic:blipFill>
                  <pic:spPr bwMode="auto">
                    <a:xfrm>
                      <a:off x="0" y="0"/>
                      <a:ext cx="58674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673B8" w14:textId="77777777" w:rsidR="00C93BA5" w:rsidRDefault="00C93BA5" w:rsidP="00C93BA5">
      <w:pPr>
        <w:pStyle w:val="ListParagraph"/>
        <w:autoSpaceDE w:val="0"/>
        <w:autoSpaceDN w:val="0"/>
        <w:adjustRightInd w:val="0"/>
        <w:ind w:left="990"/>
        <w:rPr>
          <w:b/>
          <w:sz w:val="28"/>
          <w:szCs w:val="28"/>
        </w:rPr>
      </w:pPr>
    </w:p>
    <w:p w14:paraId="2D60F223" w14:textId="4307D2B8" w:rsidR="00C93BA5" w:rsidRDefault="00C93BA5" w:rsidP="00C93BA5">
      <w:pPr>
        <w:pStyle w:val="ListParagraph"/>
        <w:numPr>
          <w:ilvl w:val="0"/>
          <w:numId w:val="39"/>
        </w:numPr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ERP Settings</w:t>
      </w:r>
    </w:p>
    <w:p w14:paraId="07012FA2" w14:textId="58DF7C3D" w:rsidR="001D33A4" w:rsidRDefault="00BB458C" w:rsidP="00C93BA5">
      <w:pPr>
        <w:autoSpaceDE w:val="0"/>
        <w:autoSpaceDN w:val="0"/>
        <w:adjustRightInd w:val="0"/>
        <w:ind w:left="630"/>
        <w:rPr>
          <w:b/>
          <w:sz w:val="28"/>
          <w:szCs w:val="28"/>
        </w:rPr>
      </w:pPr>
      <w:r>
        <w:rPr>
          <w:noProof/>
        </w:rPr>
        <w:t>ERP setting covers basic general configuration, merchandise, customer and sales order configuration sync with AX.</w:t>
      </w:r>
    </w:p>
    <w:p w14:paraId="66745766" w14:textId="6239A799" w:rsidR="0040641A" w:rsidRDefault="002A3DF3" w:rsidP="00C93BA5">
      <w:pPr>
        <w:autoSpaceDE w:val="0"/>
        <w:autoSpaceDN w:val="0"/>
        <w:adjustRightInd w:val="0"/>
        <w:ind w:left="63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03364F8" wp14:editId="005544B6">
            <wp:extent cx="5939790" cy="2202180"/>
            <wp:effectExtent l="0" t="0" r="381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4F9B" w14:textId="6D00ECF2" w:rsidR="001E51F6" w:rsidRPr="00C93BA5" w:rsidRDefault="001E51F6" w:rsidP="00C93BA5">
      <w:pPr>
        <w:autoSpaceDE w:val="0"/>
        <w:autoSpaceDN w:val="0"/>
        <w:adjustRightInd w:val="0"/>
        <w:ind w:left="630"/>
        <w:rPr>
          <w:b/>
          <w:sz w:val="28"/>
          <w:szCs w:val="28"/>
        </w:rPr>
      </w:pPr>
    </w:p>
    <w:p w14:paraId="6F741D68" w14:textId="77777777" w:rsidR="00647439" w:rsidRPr="00684F94" w:rsidRDefault="00647439" w:rsidP="00647439">
      <w:pPr>
        <w:pStyle w:val="Heading2"/>
        <w:rPr>
          <w:rStyle w:val="IntenseReference"/>
        </w:rPr>
      </w:pPr>
      <w:bookmarkStart w:id="156" w:name="_Toc513633319"/>
      <w:r w:rsidRPr="009A547E">
        <w:rPr>
          <w:rStyle w:val="IntenseReference"/>
        </w:rPr>
        <w:t>SFTP Directory Structure</w:t>
      </w:r>
      <w:bookmarkEnd w:id="156"/>
      <w:r w:rsidRPr="009A547E">
        <w:rPr>
          <w:rStyle w:val="IntenseReference"/>
        </w:rPr>
        <w:t xml:space="preserve"> </w:t>
      </w:r>
    </w:p>
    <w:p w14:paraId="54991F95" w14:textId="46CFBB2A" w:rsidR="00647439" w:rsidRPr="009A547E" w:rsidRDefault="00781EBA" w:rsidP="00647439">
      <w:r>
        <w:t>CommerceLink</w:t>
      </w:r>
      <w:r w:rsidR="00647439" w:rsidRPr="009A547E">
        <w:t xml:space="preserve"> requires following folder structure on the SFTP. </w:t>
      </w:r>
    </w:p>
    <w:p w14:paraId="115D7A43" w14:textId="2D261A46" w:rsidR="00647439" w:rsidRPr="009A547E" w:rsidRDefault="00353375" w:rsidP="00647439">
      <w:pPr>
        <w:pStyle w:val="ListParagraph"/>
        <w:numPr>
          <w:ilvl w:val="0"/>
          <w:numId w:val="11"/>
        </w:numPr>
        <w:spacing w:after="0" w:line="240" w:lineRule="auto"/>
        <w:contextualSpacing w:val="0"/>
      </w:pPr>
      <w:r>
        <w:t>/</w:t>
      </w:r>
      <w:r w:rsidR="00C254FA">
        <w:t>root</w:t>
      </w:r>
    </w:p>
    <w:p w14:paraId="44E4FDA8" w14:textId="1A6313FD" w:rsidR="00353375" w:rsidRDefault="00647439" w:rsidP="00353375">
      <w:pPr>
        <w:pStyle w:val="ListParagraph"/>
        <w:numPr>
          <w:ilvl w:val="1"/>
          <w:numId w:val="11"/>
        </w:numPr>
        <w:spacing w:after="0" w:line="240" w:lineRule="auto"/>
        <w:contextualSpacing w:val="0"/>
      </w:pPr>
      <w:r w:rsidRPr="009A547E">
        <w:lastRenderedPageBreak/>
        <w:t>/</w:t>
      </w:r>
      <w:r w:rsidR="00270F2E">
        <w:t>C</w:t>
      </w:r>
      <w:r w:rsidR="00353375">
        <w:t>atalog</w:t>
      </w:r>
    </w:p>
    <w:p w14:paraId="7B2D56DD" w14:textId="0A1EF5D2" w:rsidR="00353375" w:rsidRDefault="00270F2E" w:rsidP="00353375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P</w:t>
      </w:r>
      <w:r w:rsidR="00353375">
        <w:t>rocessed</w:t>
      </w:r>
    </w:p>
    <w:p w14:paraId="7BC02B26" w14:textId="21AA42A9" w:rsidR="00353375" w:rsidRDefault="00270F2E" w:rsidP="00353375">
      <w:pPr>
        <w:pStyle w:val="ListParagraph"/>
        <w:numPr>
          <w:ilvl w:val="1"/>
          <w:numId w:val="11"/>
        </w:numPr>
        <w:spacing w:after="0" w:line="240" w:lineRule="auto"/>
        <w:contextualSpacing w:val="0"/>
      </w:pPr>
      <w:r>
        <w:t>/D</w:t>
      </w:r>
      <w:r w:rsidR="00353375">
        <w:t>iscounts</w:t>
      </w:r>
    </w:p>
    <w:p w14:paraId="7D4026F2" w14:textId="2BA76610" w:rsidR="0033558D" w:rsidRDefault="00270F2E" w:rsidP="0033558D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P</w:t>
      </w:r>
      <w:r w:rsidR="0033558D">
        <w:t>rocessed</w:t>
      </w:r>
    </w:p>
    <w:p w14:paraId="558B633B" w14:textId="3D40FC38" w:rsidR="00353375" w:rsidRDefault="00270F2E" w:rsidP="00353375">
      <w:pPr>
        <w:pStyle w:val="ListParagraph"/>
        <w:numPr>
          <w:ilvl w:val="1"/>
          <w:numId w:val="11"/>
        </w:numPr>
        <w:spacing w:after="0" w:line="240" w:lineRule="auto"/>
        <w:contextualSpacing w:val="0"/>
      </w:pPr>
      <w:r>
        <w:t>/PriceB</w:t>
      </w:r>
      <w:r w:rsidR="00353375">
        <w:t>ook</w:t>
      </w:r>
    </w:p>
    <w:p w14:paraId="57C5EE4D" w14:textId="1EB11432" w:rsidR="0033558D" w:rsidRDefault="00D5344D" w:rsidP="0033558D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P</w:t>
      </w:r>
      <w:r w:rsidR="0033558D">
        <w:t>rocessed</w:t>
      </w:r>
    </w:p>
    <w:p w14:paraId="21169AFF" w14:textId="27BBB461" w:rsidR="00D5344D" w:rsidRDefault="00270F2E" w:rsidP="00D5344D">
      <w:pPr>
        <w:pStyle w:val="ListParagraph"/>
        <w:numPr>
          <w:ilvl w:val="1"/>
          <w:numId w:val="11"/>
        </w:numPr>
        <w:spacing w:after="0" w:line="240" w:lineRule="auto"/>
        <w:contextualSpacing w:val="0"/>
      </w:pPr>
      <w:r>
        <w:t>/I</w:t>
      </w:r>
      <w:r w:rsidR="00D5344D">
        <w:t>nventory</w:t>
      </w:r>
    </w:p>
    <w:p w14:paraId="787DBC2E" w14:textId="0AA93B8F" w:rsidR="00D5344D" w:rsidRDefault="00D5344D" w:rsidP="00D5344D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Processed</w:t>
      </w:r>
    </w:p>
    <w:p w14:paraId="36DC0683" w14:textId="1683413E" w:rsidR="00353375" w:rsidRDefault="00270F2E" w:rsidP="00353375">
      <w:pPr>
        <w:pStyle w:val="ListParagraph"/>
        <w:numPr>
          <w:ilvl w:val="1"/>
          <w:numId w:val="11"/>
        </w:numPr>
        <w:spacing w:after="0" w:line="240" w:lineRule="auto"/>
        <w:contextualSpacing w:val="0"/>
      </w:pPr>
      <w:r>
        <w:t>/O</w:t>
      </w:r>
      <w:r w:rsidR="00353375">
        <w:t>rders</w:t>
      </w:r>
    </w:p>
    <w:p w14:paraId="1BB7A0BB" w14:textId="6E9DE8EB" w:rsidR="00353375" w:rsidRDefault="00353375" w:rsidP="00353375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processed</w:t>
      </w:r>
    </w:p>
    <w:p w14:paraId="658BF96C" w14:textId="4D453B5B" w:rsidR="00647439" w:rsidRDefault="00270F2E" w:rsidP="00647439">
      <w:pPr>
        <w:pStyle w:val="ListParagraph"/>
        <w:numPr>
          <w:ilvl w:val="1"/>
          <w:numId w:val="11"/>
        </w:numPr>
        <w:spacing w:after="0" w:line="240" w:lineRule="auto"/>
        <w:contextualSpacing w:val="0"/>
      </w:pPr>
      <w:r>
        <w:t>/OrderS</w:t>
      </w:r>
      <w:r w:rsidR="00353375">
        <w:t>tatus</w:t>
      </w:r>
    </w:p>
    <w:p w14:paraId="3AFD680C" w14:textId="60E5EFEE" w:rsidR="00353375" w:rsidRDefault="00270F2E" w:rsidP="00353375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P</w:t>
      </w:r>
      <w:r w:rsidR="00353375">
        <w:t>rocessed</w:t>
      </w:r>
    </w:p>
    <w:p w14:paraId="088C40B3" w14:textId="568A309B" w:rsidR="00270F2E" w:rsidRDefault="00270F2E" w:rsidP="00270F2E">
      <w:pPr>
        <w:pStyle w:val="ListParagraph"/>
        <w:numPr>
          <w:ilvl w:val="1"/>
          <w:numId w:val="11"/>
        </w:numPr>
        <w:spacing w:after="0" w:line="240" w:lineRule="auto"/>
        <w:contextualSpacing w:val="0"/>
      </w:pPr>
      <w:r>
        <w:t>/C</w:t>
      </w:r>
      <w:r w:rsidRPr="00270F2E">
        <w:t>onfiguration</w:t>
      </w:r>
    </w:p>
    <w:p w14:paraId="079ABDD1" w14:textId="77777777" w:rsidR="00270F2E" w:rsidRDefault="00270F2E" w:rsidP="00270F2E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Processed</w:t>
      </w:r>
    </w:p>
    <w:p w14:paraId="5670A389" w14:textId="1D8F5972" w:rsidR="00270F2E" w:rsidRDefault="00270F2E" w:rsidP="00270F2E">
      <w:pPr>
        <w:pStyle w:val="ListParagraph"/>
        <w:numPr>
          <w:ilvl w:val="1"/>
          <w:numId w:val="11"/>
        </w:numPr>
        <w:spacing w:after="0" w:line="240" w:lineRule="auto"/>
        <w:contextualSpacing w:val="0"/>
      </w:pPr>
      <w:r>
        <w:t>/Q</w:t>
      </w:r>
      <w:r w:rsidRPr="00270F2E">
        <w:t>uotationReasonGroups</w:t>
      </w:r>
    </w:p>
    <w:p w14:paraId="3A3EA9D8" w14:textId="77777777" w:rsidR="00270F2E" w:rsidRDefault="00270F2E" w:rsidP="00270F2E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Processed</w:t>
      </w:r>
    </w:p>
    <w:p w14:paraId="1373338E" w14:textId="77777777" w:rsidR="00270F2E" w:rsidRPr="009A547E" w:rsidRDefault="00270F2E" w:rsidP="00270F2E">
      <w:pPr>
        <w:pStyle w:val="ListParagraph"/>
        <w:spacing w:after="0" w:line="240" w:lineRule="auto"/>
        <w:ind w:left="2160"/>
        <w:contextualSpacing w:val="0"/>
      </w:pPr>
    </w:p>
    <w:p w14:paraId="45EC81F8" w14:textId="77777777" w:rsidR="00647439" w:rsidRPr="009A547E" w:rsidRDefault="00647439" w:rsidP="00647439">
      <w:pPr>
        <w:spacing w:after="0" w:line="240" w:lineRule="auto"/>
      </w:pPr>
    </w:p>
    <w:p w14:paraId="1D42E9DA" w14:textId="77777777" w:rsidR="00647439" w:rsidRPr="00684F94" w:rsidRDefault="00647439" w:rsidP="00647439">
      <w:pPr>
        <w:pStyle w:val="Heading2"/>
        <w:rPr>
          <w:rStyle w:val="IntenseReference"/>
        </w:rPr>
      </w:pPr>
      <w:bookmarkStart w:id="157" w:name="_Toc513633320"/>
      <w:r w:rsidRPr="009A547E">
        <w:rPr>
          <w:rStyle w:val="IntenseReference"/>
        </w:rPr>
        <w:t>Local Directory Structure</w:t>
      </w:r>
      <w:bookmarkEnd w:id="157"/>
    </w:p>
    <w:p w14:paraId="0BA9EC2D" w14:textId="4542C980" w:rsidR="00353375" w:rsidRPr="009A547E" w:rsidRDefault="00353375" w:rsidP="00647439">
      <w:r>
        <w:t>CommerceLink</w:t>
      </w:r>
      <w:r w:rsidR="00647439" w:rsidRPr="009A547E">
        <w:t xml:space="preserve"> requires following local folder structure.</w:t>
      </w:r>
    </w:p>
    <w:p w14:paraId="6F73D483" w14:textId="425CAB7F" w:rsidR="00647439" w:rsidRDefault="00647439" w:rsidP="00647439">
      <w:pPr>
        <w:pStyle w:val="ListParagraph"/>
        <w:numPr>
          <w:ilvl w:val="0"/>
          <w:numId w:val="11"/>
        </w:numPr>
        <w:spacing w:after="0" w:line="240" w:lineRule="auto"/>
        <w:contextualSpacing w:val="0"/>
      </w:pPr>
      <w:r w:rsidRPr="009A547E">
        <w:t>DataFiles</w:t>
      </w:r>
    </w:p>
    <w:p w14:paraId="13C2B24C" w14:textId="78AE9847" w:rsidR="00353375" w:rsidRDefault="00353375" w:rsidP="00353375">
      <w:pPr>
        <w:pStyle w:val="ListParagraph"/>
        <w:numPr>
          <w:ilvl w:val="1"/>
          <w:numId w:val="11"/>
        </w:numPr>
        <w:spacing w:after="0" w:line="240" w:lineRule="auto"/>
        <w:contextualSpacing w:val="0"/>
      </w:pPr>
      <w:r>
        <w:t>Discount</w:t>
      </w:r>
    </w:p>
    <w:p w14:paraId="031A42C7" w14:textId="58C6C4D8" w:rsidR="0044313F" w:rsidRDefault="0044313F" w:rsidP="0044313F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Processed</w:t>
      </w:r>
    </w:p>
    <w:p w14:paraId="218079A0" w14:textId="5C7A7B84" w:rsidR="0044313F" w:rsidRDefault="0044313F" w:rsidP="0044313F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Failed</w:t>
      </w:r>
    </w:p>
    <w:p w14:paraId="01DFBDE4" w14:textId="1AAC287C" w:rsidR="00353375" w:rsidRDefault="00353375" w:rsidP="00353375">
      <w:pPr>
        <w:pStyle w:val="ListParagraph"/>
        <w:numPr>
          <w:ilvl w:val="1"/>
          <w:numId w:val="11"/>
        </w:numPr>
        <w:spacing w:after="0" w:line="240" w:lineRule="auto"/>
        <w:contextualSpacing w:val="0"/>
      </w:pPr>
      <w:r>
        <w:t>Price</w:t>
      </w:r>
    </w:p>
    <w:p w14:paraId="78054C25" w14:textId="0B559048" w:rsidR="0044313F" w:rsidRDefault="0044313F" w:rsidP="0044313F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Failed</w:t>
      </w:r>
    </w:p>
    <w:p w14:paraId="7E472B50" w14:textId="6C8CC324" w:rsidR="0044313F" w:rsidRDefault="0044313F" w:rsidP="0044313F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Processed</w:t>
      </w:r>
    </w:p>
    <w:p w14:paraId="7F8489EC" w14:textId="01A43F86" w:rsidR="00353375" w:rsidRDefault="00353375" w:rsidP="00353375">
      <w:pPr>
        <w:pStyle w:val="ListParagraph"/>
        <w:numPr>
          <w:ilvl w:val="1"/>
          <w:numId w:val="11"/>
        </w:numPr>
        <w:spacing w:after="0" w:line="240" w:lineRule="auto"/>
        <w:contextualSpacing w:val="0"/>
      </w:pPr>
      <w:r>
        <w:t>Product</w:t>
      </w:r>
    </w:p>
    <w:p w14:paraId="6F2723A0" w14:textId="3C63B332" w:rsidR="0044313F" w:rsidRDefault="0044313F" w:rsidP="0044313F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Failed</w:t>
      </w:r>
    </w:p>
    <w:p w14:paraId="4B8EB287" w14:textId="57DE49F2" w:rsidR="0044313F" w:rsidRDefault="0044313F" w:rsidP="0044313F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Processed</w:t>
      </w:r>
    </w:p>
    <w:p w14:paraId="6B0DC619" w14:textId="7D5B9B86" w:rsidR="001C4006" w:rsidRDefault="001C4006" w:rsidP="001C4006">
      <w:pPr>
        <w:pStyle w:val="ListParagraph"/>
        <w:numPr>
          <w:ilvl w:val="1"/>
          <w:numId w:val="11"/>
        </w:numPr>
        <w:spacing w:after="0" w:line="240" w:lineRule="auto"/>
        <w:contextualSpacing w:val="0"/>
      </w:pPr>
      <w:r>
        <w:t>Inventory</w:t>
      </w:r>
    </w:p>
    <w:p w14:paraId="25A9D56B" w14:textId="1A3957EB" w:rsidR="001C4006" w:rsidRDefault="001C4006" w:rsidP="001C4006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Failed</w:t>
      </w:r>
    </w:p>
    <w:p w14:paraId="7F6D2BE1" w14:textId="24EE8B8B" w:rsidR="001C4006" w:rsidRDefault="001C4006" w:rsidP="001C4006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Processed</w:t>
      </w:r>
    </w:p>
    <w:p w14:paraId="5999F04A" w14:textId="5DEDD431" w:rsidR="00353375" w:rsidRDefault="00353375" w:rsidP="00353375">
      <w:pPr>
        <w:pStyle w:val="ListParagraph"/>
        <w:numPr>
          <w:ilvl w:val="1"/>
          <w:numId w:val="11"/>
        </w:numPr>
        <w:spacing w:after="0" w:line="240" w:lineRule="auto"/>
        <w:contextualSpacing w:val="0"/>
      </w:pPr>
      <w:r>
        <w:t>SalesOrder</w:t>
      </w:r>
    </w:p>
    <w:p w14:paraId="05C7BF61" w14:textId="02CCD5A5" w:rsidR="0044313F" w:rsidRDefault="0044313F" w:rsidP="0044313F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Custom</w:t>
      </w:r>
    </w:p>
    <w:p w14:paraId="5B05A662" w14:textId="5F6D3439" w:rsidR="0044313F" w:rsidRDefault="0044313F" w:rsidP="0044313F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Failed</w:t>
      </w:r>
    </w:p>
    <w:p w14:paraId="072CDED5" w14:textId="773C9461" w:rsidR="0044313F" w:rsidRDefault="0044313F" w:rsidP="0044313F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MultiSalesOrderFile</w:t>
      </w:r>
    </w:p>
    <w:p w14:paraId="7B794AEE" w14:textId="6A153A42" w:rsidR="0044313F" w:rsidRDefault="0044313F" w:rsidP="0044313F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Processed</w:t>
      </w:r>
    </w:p>
    <w:p w14:paraId="2A21CFA3" w14:textId="3AE05AF3" w:rsidR="00E63491" w:rsidRDefault="00E63491" w:rsidP="0044313F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Rejected</w:t>
      </w:r>
    </w:p>
    <w:p w14:paraId="152595BB" w14:textId="7C7B74F8" w:rsidR="00353375" w:rsidRDefault="00353375" w:rsidP="00353375">
      <w:pPr>
        <w:pStyle w:val="ListParagraph"/>
        <w:numPr>
          <w:ilvl w:val="1"/>
          <w:numId w:val="11"/>
        </w:numPr>
        <w:spacing w:after="0" w:line="240" w:lineRule="auto"/>
        <w:contextualSpacing w:val="0"/>
      </w:pPr>
      <w:r>
        <w:t>SalesOrderStatus</w:t>
      </w:r>
    </w:p>
    <w:p w14:paraId="10A2C376" w14:textId="019E329F" w:rsidR="0044313F" w:rsidRDefault="0044313F" w:rsidP="0044313F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Failed</w:t>
      </w:r>
    </w:p>
    <w:p w14:paraId="2F031073" w14:textId="19D2118F" w:rsidR="00FC3FF8" w:rsidRDefault="0044313F" w:rsidP="00FC3FF8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Processed</w:t>
      </w:r>
    </w:p>
    <w:p w14:paraId="585A7818" w14:textId="3D1DD4E8" w:rsidR="00864790" w:rsidRDefault="00864790" w:rsidP="00864790">
      <w:pPr>
        <w:pStyle w:val="ListParagraph"/>
        <w:numPr>
          <w:ilvl w:val="1"/>
          <w:numId w:val="11"/>
        </w:numPr>
        <w:spacing w:after="0" w:line="240" w:lineRule="auto"/>
        <w:contextualSpacing w:val="0"/>
      </w:pPr>
      <w:r>
        <w:t>Configuration</w:t>
      </w:r>
    </w:p>
    <w:p w14:paraId="21BE149A" w14:textId="77777777" w:rsidR="00864790" w:rsidRDefault="00864790" w:rsidP="00864790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Failed</w:t>
      </w:r>
    </w:p>
    <w:p w14:paraId="1429104B" w14:textId="77777777" w:rsidR="00864790" w:rsidRDefault="00864790" w:rsidP="00864790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Processed</w:t>
      </w:r>
    </w:p>
    <w:p w14:paraId="0662D781" w14:textId="3CCF5944" w:rsidR="00864790" w:rsidRDefault="00864790" w:rsidP="00864790">
      <w:pPr>
        <w:pStyle w:val="ListParagraph"/>
        <w:numPr>
          <w:ilvl w:val="1"/>
          <w:numId w:val="11"/>
        </w:numPr>
        <w:spacing w:after="0" w:line="240" w:lineRule="auto"/>
        <w:contextualSpacing w:val="0"/>
      </w:pPr>
      <w:r>
        <w:t>QuotationReasonGroups</w:t>
      </w:r>
    </w:p>
    <w:p w14:paraId="18F22391" w14:textId="77777777" w:rsidR="00864790" w:rsidRDefault="00864790" w:rsidP="00864790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lastRenderedPageBreak/>
        <w:t>Failed</w:t>
      </w:r>
    </w:p>
    <w:p w14:paraId="1C4B31E4" w14:textId="77777777" w:rsidR="00864790" w:rsidRDefault="00864790" w:rsidP="00864790">
      <w:pPr>
        <w:pStyle w:val="ListParagraph"/>
        <w:numPr>
          <w:ilvl w:val="2"/>
          <w:numId w:val="11"/>
        </w:numPr>
        <w:spacing w:after="0" w:line="240" w:lineRule="auto"/>
        <w:contextualSpacing w:val="0"/>
      </w:pPr>
      <w:r>
        <w:t>Processed</w:t>
      </w:r>
    </w:p>
    <w:p w14:paraId="37D7440D" w14:textId="77777777" w:rsidR="00864790" w:rsidRDefault="00864790" w:rsidP="00864790">
      <w:pPr>
        <w:pStyle w:val="ListParagraph"/>
        <w:spacing w:after="0" w:line="240" w:lineRule="auto"/>
        <w:ind w:left="2160"/>
        <w:contextualSpacing w:val="0"/>
      </w:pPr>
    </w:p>
    <w:p w14:paraId="2AF85F5C" w14:textId="77777777" w:rsidR="00FC3FF8" w:rsidRDefault="00FC3FF8" w:rsidP="00FC3FF8">
      <w:pPr>
        <w:spacing w:after="0" w:line="240" w:lineRule="auto"/>
      </w:pPr>
    </w:p>
    <w:p w14:paraId="1C31200A" w14:textId="77777777" w:rsidR="00B84186" w:rsidRDefault="00B84186">
      <w:pPr>
        <w:spacing w:line="259" w:lineRule="auto"/>
        <w:rPr>
          <w:rStyle w:val="IntenseReference"/>
          <w:rFonts w:asciiTheme="majorHAnsi" w:eastAsiaTheme="majorEastAsia" w:hAnsiTheme="majorHAnsi" w:cstheme="majorBidi"/>
          <w:b/>
          <w:szCs w:val="26"/>
        </w:rPr>
      </w:pPr>
      <w:r>
        <w:rPr>
          <w:rStyle w:val="IntenseReference"/>
        </w:rPr>
        <w:br w:type="page"/>
      </w:r>
    </w:p>
    <w:p w14:paraId="45FC5FE1" w14:textId="13DD3142" w:rsidR="00FC3FF8" w:rsidRPr="00D87851" w:rsidRDefault="00E83969" w:rsidP="00FC3FF8">
      <w:pPr>
        <w:pStyle w:val="Heading2"/>
        <w:rPr>
          <w:rStyle w:val="IntenseReference"/>
          <w:bCs w:val="0"/>
          <w:smallCaps w:val="0"/>
        </w:rPr>
      </w:pPr>
      <w:bookmarkStart w:id="158" w:name="_Toc513633321"/>
      <w:r>
        <w:rPr>
          <w:rStyle w:val="IntenseReference"/>
        </w:rPr>
        <w:lastRenderedPageBreak/>
        <w:t>Initialize Retail Scheduler</w:t>
      </w:r>
      <w:r w:rsidR="00FC3FF8">
        <w:rPr>
          <w:rStyle w:val="IntenseReference"/>
        </w:rPr>
        <w:t xml:space="preserve"> in AX</w:t>
      </w:r>
      <w:bookmarkEnd w:id="158"/>
    </w:p>
    <w:p w14:paraId="72C7153A" w14:textId="0D754E90" w:rsidR="00CE0295" w:rsidRDefault="00E83969" w:rsidP="00FC3FF8">
      <w:r>
        <w:t>G</w:t>
      </w:r>
      <w:r w:rsidR="00CE0295">
        <w:t>o to Retail -&gt; Headquater setup -&gt; Retail scheduler -&gt; Initialize retail scheduler. Set Delete existing scheduler to “Yes” and click OK.</w:t>
      </w:r>
    </w:p>
    <w:p w14:paraId="5A865737" w14:textId="516C6BC1" w:rsidR="00CE0295" w:rsidRDefault="00CE0295" w:rsidP="00FC3FF8">
      <w:r>
        <w:rPr>
          <w:noProof/>
        </w:rPr>
        <w:drawing>
          <wp:inline distT="0" distB="0" distL="0" distR="0" wp14:anchorId="4D17AE08" wp14:editId="29E50137">
            <wp:extent cx="5932805" cy="2911475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71EC" w14:textId="77777777" w:rsidR="00FC3FF8" w:rsidRPr="00F41866" w:rsidRDefault="00FC3FF8" w:rsidP="00FC3FF8"/>
    <w:p w14:paraId="60BDE3CC" w14:textId="4846B11A" w:rsidR="00FC3FF8" w:rsidRDefault="00FC3FF8">
      <w:pPr>
        <w:spacing w:line="259" w:lineRule="auto"/>
      </w:pPr>
      <w:r>
        <w:br w:type="page"/>
      </w:r>
    </w:p>
    <w:p w14:paraId="5FEB1154" w14:textId="77777777" w:rsidR="00DC12EE" w:rsidRDefault="00DC12EE" w:rsidP="00647439">
      <w:pPr>
        <w:pStyle w:val="Heading2"/>
      </w:pPr>
    </w:p>
    <w:p w14:paraId="085BFDB1" w14:textId="77777777" w:rsidR="00647439" w:rsidRPr="009A547E" w:rsidRDefault="00647439" w:rsidP="00647439">
      <w:pPr>
        <w:pStyle w:val="Heading2"/>
      </w:pPr>
      <w:bookmarkStart w:id="159" w:name="_Toc513633322"/>
      <w:r w:rsidRPr="009A547E">
        <w:t>First Time Deployment</w:t>
      </w:r>
      <w:bookmarkEnd w:id="159"/>
    </w:p>
    <w:p w14:paraId="4C2035BC" w14:textId="77777777" w:rsidR="00647439" w:rsidRPr="009A547E" w:rsidRDefault="00647439" w:rsidP="00647439">
      <w:r w:rsidRPr="009A547E">
        <w:t>In First Time Deployment, we will perform all explained steps to create and configure application.</w:t>
      </w:r>
    </w:p>
    <w:p w14:paraId="0ABA3D40" w14:textId="77777777" w:rsidR="00647439" w:rsidRPr="009A547E" w:rsidRDefault="00647439" w:rsidP="00647439">
      <w:pPr>
        <w:pStyle w:val="Heading2"/>
      </w:pPr>
      <w:bookmarkStart w:id="160" w:name="_Toc513633323"/>
      <w:r w:rsidRPr="009A547E">
        <w:t>Secondary Deployment</w:t>
      </w:r>
      <w:bookmarkEnd w:id="160"/>
    </w:p>
    <w:p w14:paraId="25CC6C76" w14:textId="77777777" w:rsidR="00647439" w:rsidRPr="009A547E" w:rsidRDefault="00647439" w:rsidP="00647439">
      <w:r w:rsidRPr="009A547E">
        <w:t>In Subsequent Deployment, perform following steps:</w:t>
      </w:r>
    </w:p>
    <w:p w14:paraId="27F86A91" w14:textId="7D8F4CC7" w:rsidR="00647439" w:rsidRDefault="00647439" w:rsidP="00647439">
      <w:pPr>
        <w:pStyle w:val="ListParagraph"/>
        <w:numPr>
          <w:ilvl w:val="0"/>
          <w:numId w:val="29"/>
        </w:numPr>
      </w:pPr>
      <w:r w:rsidRPr="009A547E">
        <w:t>Take backup of application</w:t>
      </w:r>
      <w:r w:rsidR="001D6672">
        <w:t xml:space="preserve"> configuration files (App.Config)</w:t>
      </w:r>
      <w:r w:rsidRPr="009A547E">
        <w:t>.</w:t>
      </w:r>
    </w:p>
    <w:p w14:paraId="7D816D4B" w14:textId="2E3910DD" w:rsidR="001D6672" w:rsidRPr="009A547E" w:rsidRDefault="001D6672" w:rsidP="00647439">
      <w:pPr>
        <w:pStyle w:val="ListParagraph"/>
        <w:numPr>
          <w:ilvl w:val="0"/>
          <w:numId w:val="29"/>
        </w:numPr>
      </w:pPr>
      <w:r>
        <w:t>Take backup of CommecreLink DB.</w:t>
      </w:r>
    </w:p>
    <w:p w14:paraId="001D04C3" w14:textId="46404398" w:rsidR="00647439" w:rsidRPr="009A547E" w:rsidRDefault="001D6672" w:rsidP="00647439">
      <w:pPr>
        <w:pStyle w:val="ListParagraph"/>
        <w:numPr>
          <w:ilvl w:val="0"/>
          <w:numId w:val="29"/>
        </w:numPr>
      </w:pPr>
      <w:r>
        <w:t>Execute MSI setup</w:t>
      </w:r>
    </w:p>
    <w:p w14:paraId="744C5646" w14:textId="79F380E8" w:rsidR="00647439" w:rsidRPr="009A547E" w:rsidRDefault="001E51F6" w:rsidP="00647439">
      <w:pPr>
        <w:pStyle w:val="ListParagraph"/>
        <w:numPr>
          <w:ilvl w:val="0"/>
          <w:numId w:val="29"/>
        </w:numPr>
      </w:pPr>
      <w:r>
        <w:t>Verify</w:t>
      </w:r>
      <w:r w:rsidR="00647439" w:rsidRPr="009A547E">
        <w:t xml:space="preserve"> config files </w:t>
      </w:r>
      <w:r w:rsidR="001D6672">
        <w:t>to make sure all settings (If Required)</w:t>
      </w:r>
    </w:p>
    <w:p w14:paraId="54AE3763" w14:textId="76407E0F" w:rsidR="00647439" w:rsidRDefault="00647439" w:rsidP="00931D4B">
      <w:pPr>
        <w:pStyle w:val="ListParagraph"/>
        <w:numPr>
          <w:ilvl w:val="0"/>
          <w:numId w:val="29"/>
        </w:numPr>
      </w:pPr>
      <w:r w:rsidRPr="009A547E">
        <w:t xml:space="preserve">Restart </w:t>
      </w:r>
      <w:r w:rsidR="00F44B75">
        <w:t>services</w:t>
      </w:r>
      <w:r w:rsidRPr="009A547E">
        <w:t>.</w:t>
      </w:r>
    </w:p>
    <w:sectPr w:rsidR="00647439" w:rsidSect="00647439">
      <w:headerReference w:type="default" r:id="rId38"/>
      <w:footerReference w:type="default" r:id="rId39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50" w:author="Noman Saeed" w:date="2018-05-09T13:02:00Z" w:initials="NS">
    <w:p w14:paraId="1739653D" w14:textId="67945CCF" w:rsidR="00C64203" w:rsidRDefault="00C64203">
      <w:pPr>
        <w:pStyle w:val="CommentText"/>
      </w:pPr>
      <w:r>
        <w:rPr>
          <w:rStyle w:val="CommentReference"/>
        </w:rPr>
        <w:annotationRef/>
      </w:r>
      <w:r>
        <w:t>Add updated picture with all fields mentioned above.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739653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9F6C2A" w14:textId="77777777" w:rsidR="00A77E65" w:rsidRDefault="00A77E65" w:rsidP="00647439">
      <w:pPr>
        <w:spacing w:after="0" w:line="240" w:lineRule="auto"/>
      </w:pPr>
      <w:r>
        <w:separator/>
      </w:r>
    </w:p>
  </w:endnote>
  <w:endnote w:type="continuationSeparator" w:id="0">
    <w:p w14:paraId="4CA0E8C4" w14:textId="77777777" w:rsidR="00A77E65" w:rsidRDefault="00A77E65" w:rsidP="0064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8256089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BB881B1" w14:textId="342366B6" w:rsidR="00545BAA" w:rsidRDefault="00545BAA" w:rsidP="00647439">
        <w:pPr>
          <w:pStyle w:val="Footer"/>
          <w:pBdr>
            <w:top w:val="single" w:sz="4" w:space="0" w:color="D9D9D9" w:themeColor="background1" w:themeShade="D9"/>
          </w:pBdr>
          <w:jc w:val="center"/>
        </w:pPr>
        <w:r>
          <w:rPr>
            <w:sz w:val="16"/>
          </w:rPr>
          <w:t>This is unpublished material and contains trade secrets and other confidential information and is subject to a confidentiality agreement.  The unauthorized possession, use, reproduction, display, or disclosure of this material or information contained herein is prohibited.</w:t>
        </w:r>
      </w:p>
      <w:p w14:paraId="205452DF" w14:textId="77777777" w:rsidR="00545BAA" w:rsidRDefault="00545BAA" w:rsidP="00647439">
        <w:pPr>
          <w:pStyle w:val="Footer"/>
          <w:pBdr>
            <w:top w:val="single" w:sz="4" w:space="0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1E56" w:rsidRPr="00621E56">
          <w:rPr>
            <w:b/>
            <w:bCs/>
            <w:noProof/>
          </w:rPr>
          <w:t>21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DFBFA52" w14:textId="77777777" w:rsidR="00545BAA" w:rsidRDefault="00545BAA" w:rsidP="00647439">
    <w:pPr>
      <w:pStyle w:val="Footer"/>
      <w:tabs>
        <w:tab w:val="clear" w:pos="4680"/>
        <w:tab w:val="clear" w:pos="9360"/>
        <w:tab w:val="left" w:pos="303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BFBD0B" w14:textId="77777777" w:rsidR="00A77E65" w:rsidRDefault="00A77E65" w:rsidP="00647439">
      <w:pPr>
        <w:spacing w:after="0" w:line="240" w:lineRule="auto"/>
      </w:pPr>
      <w:r>
        <w:separator/>
      </w:r>
    </w:p>
  </w:footnote>
  <w:footnote w:type="continuationSeparator" w:id="0">
    <w:p w14:paraId="23BE72A9" w14:textId="77777777" w:rsidR="00A77E65" w:rsidRDefault="00A77E65" w:rsidP="006474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B64950" w14:textId="4E0E2397" w:rsidR="00545BAA" w:rsidRDefault="00545BAA" w:rsidP="008E15ED">
    <w:pPr>
      <w:pStyle w:val="Header"/>
      <w:tabs>
        <w:tab w:val="left" w:pos="855"/>
      </w:tabs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05B3FE4E" wp14:editId="652FA191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408176" cy="195580"/>
          <wp:effectExtent l="0" t="0" r="1905" b="0"/>
          <wp:wrapNone/>
          <wp:docPr id="24" name="Picture 65" descr="C:\Users\usman.shahid\Desktop\visionet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5" descr="C:\Users\usman.shahid\Desktop\visionetlog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8176" cy="1955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0F78366B" wp14:editId="36BCFBD3">
          <wp:extent cx="1952625" cy="544482"/>
          <wp:effectExtent l="0" t="0" r="0" b="825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eamviewer-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3870" cy="54761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71AC2"/>
    <w:multiLevelType w:val="hybridMultilevel"/>
    <w:tmpl w:val="1C1CA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90F44"/>
    <w:multiLevelType w:val="hybridMultilevel"/>
    <w:tmpl w:val="B73AB080"/>
    <w:lvl w:ilvl="0" w:tplc="0409000F">
      <w:start w:val="1"/>
      <w:numFmt w:val="decimal"/>
      <w:lvlText w:val="%1."/>
      <w:lvlJc w:val="left"/>
      <w:pPr>
        <w:ind w:left="799" w:hanging="360"/>
      </w:pPr>
    </w:lvl>
    <w:lvl w:ilvl="1" w:tplc="04090019">
      <w:start w:val="1"/>
      <w:numFmt w:val="lowerLetter"/>
      <w:lvlText w:val="%2."/>
      <w:lvlJc w:val="left"/>
      <w:pPr>
        <w:ind w:left="1519" w:hanging="360"/>
      </w:pPr>
    </w:lvl>
    <w:lvl w:ilvl="2" w:tplc="0409001B" w:tentative="1">
      <w:start w:val="1"/>
      <w:numFmt w:val="lowerRoman"/>
      <w:lvlText w:val="%3."/>
      <w:lvlJc w:val="right"/>
      <w:pPr>
        <w:ind w:left="2239" w:hanging="180"/>
      </w:pPr>
    </w:lvl>
    <w:lvl w:ilvl="3" w:tplc="0409000F" w:tentative="1">
      <w:start w:val="1"/>
      <w:numFmt w:val="decimal"/>
      <w:lvlText w:val="%4."/>
      <w:lvlJc w:val="left"/>
      <w:pPr>
        <w:ind w:left="2959" w:hanging="360"/>
      </w:pPr>
    </w:lvl>
    <w:lvl w:ilvl="4" w:tplc="04090019" w:tentative="1">
      <w:start w:val="1"/>
      <w:numFmt w:val="lowerLetter"/>
      <w:lvlText w:val="%5."/>
      <w:lvlJc w:val="left"/>
      <w:pPr>
        <w:ind w:left="3679" w:hanging="360"/>
      </w:pPr>
    </w:lvl>
    <w:lvl w:ilvl="5" w:tplc="0409001B" w:tentative="1">
      <w:start w:val="1"/>
      <w:numFmt w:val="lowerRoman"/>
      <w:lvlText w:val="%6."/>
      <w:lvlJc w:val="right"/>
      <w:pPr>
        <w:ind w:left="4399" w:hanging="180"/>
      </w:pPr>
    </w:lvl>
    <w:lvl w:ilvl="6" w:tplc="0409000F" w:tentative="1">
      <w:start w:val="1"/>
      <w:numFmt w:val="decimal"/>
      <w:lvlText w:val="%7."/>
      <w:lvlJc w:val="left"/>
      <w:pPr>
        <w:ind w:left="5119" w:hanging="360"/>
      </w:pPr>
    </w:lvl>
    <w:lvl w:ilvl="7" w:tplc="04090019" w:tentative="1">
      <w:start w:val="1"/>
      <w:numFmt w:val="lowerLetter"/>
      <w:lvlText w:val="%8."/>
      <w:lvlJc w:val="left"/>
      <w:pPr>
        <w:ind w:left="5839" w:hanging="360"/>
      </w:pPr>
    </w:lvl>
    <w:lvl w:ilvl="8" w:tplc="0409001B" w:tentative="1">
      <w:start w:val="1"/>
      <w:numFmt w:val="lowerRoman"/>
      <w:lvlText w:val="%9."/>
      <w:lvlJc w:val="right"/>
      <w:pPr>
        <w:ind w:left="6559" w:hanging="180"/>
      </w:pPr>
    </w:lvl>
  </w:abstractNum>
  <w:abstractNum w:abstractNumId="2" w15:restartNumberingAfterBreak="0">
    <w:nsid w:val="13FF415A"/>
    <w:multiLevelType w:val="hybridMultilevel"/>
    <w:tmpl w:val="BE7C2CB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779331E"/>
    <w:multiLevelType w:val="multilevel"/>
    <w:tmpl w:val="92E042D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440" w:hanging="72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08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</w:lvl>
  </w:abstractNum>
  <w:abstractNum w:abstractNumId="4" w15:restartNumberingAfterBreak="0">
    <w:nsid w:val="17BC3237"/>
    <w:multiLevelType w:val="hybridMultilevel"/>
    <w:tmpl w:val="6D0CC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22BB2"/>
    <w:multiLevelType w:val="hybridMultilevel"/>
    <w:tmpl w:val="F4A4EA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147269"/>
    <w:multiLevelType w:val="multilevel"/>
    <w:tmpl w:val="92E042D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440" w:hanging="72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08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</w:lvl>
  </w:abstractNum>
  <w:abstractNum w:abstractNumId="7" w15:restartNumberingAfterBreak="0">
    <w:nsid w:val="1B332B9E"/>
    <w:multiLevelType w:val="hybridMultilevel"/>
    <w:tmpl w:val="2EB07370"/>
    <w:lvl w:ilvl="0" w:tplc="5C383628">
      <w:start w:val="1"/>
      <w:numFmt w:val="decimal"/>
      <w:lvlText w:val="%1-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8" w15:restartNumberingAfterBreak="0">
    <w:nsid w:val="1F2F027B"/>
    <w:multiLevelType w:val="hybridMultilevel"/>
    <w:tmpl w:val="5C9E8DD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A40ED5"/>
    <w:multiLevelType w:val="hybridMultilevel"/>
    <w:tmpl w:val="722215B6"/>
    <w:lvl w:ilvl="0" w:tplc="0409001B">
      <w:start w:val="1"/>
      <w:numFmt w:val="lowerRoman"/>
      <w:lvlText w:val="%1."/>
      <w:lvlJc w:val="right"/>
      <w:pPr>
        <w:ind w:left="2351" w:hanging="360"/>
      </w:pPr>
    </w:lvl>
    <w:lvl w:ilvl="1" w:tplc="04090019">
      <w:start w:val="1"/>
      <w:numFmt w:val="lowerLetter"/>
      <w:lvlText w:val="%2."/>
      <w:lvlJc w:val="left"/>
      <w:pPr>
        <w:ind w:left="3071" w:hanging="360"/>
      </w:pPr>
    </w:lvl>
    <w:lvl w:ilvl="2" w:tplc="0409001B">
      <w:start w:val="1"/>
      <w:numFmt w:val="lowerRoman"/>
      <w:lvlText w:val="%3."/>
      <w:lvlJc w:val="right"/>
      <w:pPr>
        <w:ind w:left="3791" w:hanging="180"/>
      </w:pPr>
    </w:lvl>
    <w:lvl w:ilvl="3" w:tplc="0409000F">
      <w:start w:val="1"/>
      <w:numFmt w:val="decimal"/>
      <w:lvlText w:val="%4."/>
      <w:lvlJc w:val="left"/>
      <w:pPr>
        <w:ind w:left="4511" w:hanging="360"/>
      </w:pPr>
    </w:lvl>
    <w:lvl w:ilvl="4" w:tplc="04090019">
      <w:start w:val="1"/>
      <w:numFmt w:val="lowerLetter"/>
      <w:lvlText w:val="%5."/>
      <w:lvlJc w:val="left"/>
      <w:pPr>
        <w:ind w:left="5231" w:hanging="360"/>
      </w:pPr>
    </w:lvl>
    <w:lvl w:ilvl="5" w:tplc="0409001B">
      <w:start w:val="1"/>
      <w:numFmt w:val="lowerRoman"/>
      <w:lvlText w:val="%6."/>
      <w:lvlJc w:val="right"/>
      <w:pPr>
        <w:ind w:left="5951" w:hanging="180"/>
      </w:pPr>
    </w:lvl>
    <w:lvl w:ilvl="6" w:tplc="0409000F">
      <w:start w:val="1"/>
      <w:numFmt w:val="decimal"/>
      <w:lvlText w:val="%7."/>
      <w:lvlJc w:val="left"/>
      <w:pPr>
        <w:ind w:left="6671" w:hanging="360"/>
      </w:pPr>
    </w:lvl>
    <w:lvl w:ilvl="7" w:tplc="04090019">
      <w:start w:val="1"/>
      <w:numFmt w:val="lowerLetter"/>
      <w:lvlText w:val="%8."/>
      <w:lvlJc w:val="left"/>
      <w:pPr>
        <w:ind w:left="7391" w:hanging="360"/>
      </w:pPr>
    </w:lvl>
    <w:lvl w:ilvl="8" w:tplc="0409001B">
      <w:start w:val="1"/>
      <w:numFmt w:val="lowerRoman"/>
      <w:lvlText w:val="%9."/>
      <w:lvlJc w:val="right"/>
      <w:pPr>
        <w:ind w:left="8111" w:hanging="180"/>
      </w:pPr>
    </w:lvl>
  </w:abstractNum>
  <w:abstractNum w:abstractNumId="10" w15:restartNumberingAfterBreak="0">
    <w:nsid w:val="244E769F"/>
    <w:multiLevelType w:val="hybridMultilevel"/>
    <w:tmpl w:val="FF341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8904BE"/>
    <w:multiLevelType w:val="hybridMultilevel"/>
    <w:tmpl w:val="C9844010"/>
    <w:lvl w:ilvl="0" w:tplc="E7F2BE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C295578"/>
    <w:multiLevelType w:val="hybridMultilevel"/>
    <w:tmpl w:val="331AF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291912"/>
    <w:multiLevelType w:val="multilevel"/>
    <w:tmpl w:val="92E042DE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2)"/>
      <w:lvlJc w:val="left"/>
      <w:pPr>
        <w:ind w:left="0" w:hanging="360"/>
      </w:pPr>
    </w:lvl>
    <w:lvl w:ilvl="2">
      <w:start w:val="1"/>
      <w:numFmt w:val="decimal"/>
      <w:lvlText w:val="%3)"/>
      <w:lvlJc w:val="left"/>
      <w:pPr>
        <w:ind w:left="360" w:hanging="720"/>
      </w:pPr>
    </w:lvl>
    <w:lvl w:ilvl="3">
      <w:start w:val="1"/>
      <w:numFmt w:val="decimal"/>
      <w:isLgl/>
      <w:lvlText w:val="%1.%2.%3.%4"/>
      <w:lvlJc w:val="left"/>
      <w:pPr>
        <w:ind w:left="360" w:hanging="720"/>
      </w:pPr>
    </w:lvl>
    <w:lvl w:ilvl="4">
      <w:start w:val="1"/>
      <w:numFmt w:val="decimal"/>
      <w:isLgl/>
      <w:lvlText w:val="%1.%2.%3.%4.%5"/>
      <w:lvlJc w:val="left"/>
      <w:pPr>
        <w:ind w:left="720" w:hanging="1080"/>
      </w:pPr>
    </w:lvl>
    <w:lvl w:ilvl="5">
      <w:start w:val="1"/>
      <w:numFmt w:val="decimal"/>
      <w:isLgl/>
      <w:lvlText w:val="%1.%2.%3.%4.%5.%6"/>
      <w:lvlJc w:val="left"/>
      <w:pPr>
        <w:ind w:left="720" w:hanging="1080"/>
      </w:pPr>
    </w:lvl>
    <w:lvl w:ilvl="6">
      <w:start w:val="1"/>
      <w:numFmt w:val="decimal"/>
      <w:isLgl/>
      <w:lvlText w:val="%1.%2.%3.%4.%5.%6.%7"/>
      <w:lvlJc w:val="left"/>
      <w:pPr>
        <w:ind w:left="1080" w:hanging="1440"/>
      </w:pPr>
    </w:lvl>
    <w:lvl w:ilvl="7">
      <w:start w:val="1"/>
      <w:numFmt w:val="decimal"/>
      <w:isLgl/>
      <w:lvlText w:val="%1.%2.%3.%4.%5.%6.%7.%8"/>
      <w:lvlJc w:val="left"/>
      <w:pPr>
        <w:ind w:left="1080" w:hanging="1440"/>
      </w:pPr>
    </w:lvl>
    <w:lvl w:ilvl="8">
      <w:start w:val="1"/>
      <w:numFmt w:val="decimal"/>
      <w:isLgl/>
      <w:lvlText w:val="%1.%2.%3.%4.%5.%6.%7.%8.%9"/>
      <w:lvlJc w:val="left"/>
      <w:pPr>
        <w:ind w:left="1440" w:hanging="1800"/>
      </w:pPr>
    </w:lvl>
  </w:abstractNum>
  <w:abstractNum w:abstractNumId="14" w15:restartNumberingAfterBreak="0">
    <w:nsid w:val="360F242E"/>
    <w:multiLevelType w:val="hybridMultilevel"/>
    <w:tmpl w:val="7B9C80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69F29D3"/>
    <w:multiLevelType w:val="hybridMultilevel"/>
    <w:tmpl w:val="C9844010"/>
    <w:lvl w:ilvl="0" w:tplc="E7F2BE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37F5027E"/>
    <w:multiLevelType w:val="hybridMultilevel"/>
    <w:tmpl w:val="C26EA718"/>
    <w:lvl w:ilvl="0" w:tplc="04090011">
      <w:start w:val="1"/>
      <w:numFmt w:val="decimal"/>
      <w:lvlText w:val="%1)"/>
      <w:lvlJc w:val="left"/>
      <w:pPr>
        <w:ind w:left="1631" w:hanging="360"/>
      </w:pPr>
    </w:lvl>
    <w:lvl w:ilvl="1" w:tplc="04090019">
      <w:start w:val="1"/>
      <w:numFmt w:val="lowerLetter"/>
      <w:lvlText w:val="%2."/>
      <w:lvlJc w:val="left"/>
      <w:pPr>
        <w:ind w:left="2351" w:hanging="360"/>
      </w:pPr>
    </w:lvl>
    <w:lvl w:ilvl="2" w:tplc="0409001B">
      <w:start w:val="1"/>
      <w:numFmt w:val="lowerRoman"/>
      <w:lvlText w:val="%3."/>
      <w:lvlJc w:val="right"/>
      <w:pPr>
        <w:ind w:left="3071" w:hanging="180"/>
      </w:pPr>
    </w:lvl>
    <w:lvl w:ilvl="3" w:tplc="0409000F">
      <w:start w:val="1"/>
      <w:numFmt w:val="decimal"/>
      <w:lvlText w:val="%4."/>
      <w:lvlJc w:val="left"/>
      <w:pPr>
        <w:ind w:left="3791" w:hanging="360"/>
      </w:pPr>
    </w:lvl>
    <w:lvl w:ilvl="4" w:tplc="04090019">
      <w:start w:val="1"/>
      <w:numFmt w:val="lowerLetter"/>
      <w:lvlText w:val="%5."/>
      <w:lvlJc w:val="left"/>
      <w:pPr>
        <w:ind w:left="4511" w:hanging="360"/>
      </w:pPr>
    </w:lvl>
    <w:lvl w:ilvl="5" w:tplc="0409001B">
      <w:start w:val="1"/>
      <w:numFmt w:val="lowerRoman"/>
      <w:lvlText w:val="%6."/>
      <w:lvlJc w:val="right"/>
      <w:pPr>
        <w:ind w:left="5231" w:hanging="180"/>
      </w:pPr>
    </w:lvl>
    <w:lvl w:ilvl="6" w:tplc="0409000F">
      <w:start w:val="1"/>
      <w:numFmt w:val="decimal"/>
      <w:lvlText w:val="%7."/>
      <w:lvlJc w:val="left"/>
      <w:pPr>
        <w:ind w:left="5951" w:hanging="360"/>
      </w:pPr>
    </w:lvl>
    <w:lvl w:ilvl="7" w:tplc="04090019">
      <w:start w:val="1"/>
      <w:numFmt w:val="lowerLetter"/>
      <w:lvlText w:val="%8."/>
      <w:lvlJc w:val="left"/>
      <w:pPr>
        <w:ind w:left="6671" w:hanging="360"/>
      </w:pPr>
    </w:lvl>
    <w:lvl w:ilvl="8" w:tplc="0409001B">
      <w:start w:val="1"/>
      <w:numFmt w:val="lowerRoman"/>
      <w:lvlText w:val="%9."/>
      <w:lvlJc w:val="right"/>
      <w:pPr>
        <w:ind w:left="7391" w:hanging="180"/>
      </w:pPr>
    </w:lvl>
  </w:abstractNum>
  <w:abstractNum w:abstractNumId="17" w15:restartNumberingAfterBreak="0">
    <w:nsid w:val="39A9456E"/>
    <w:multiLevelType w:val="hybridMultilevel"/>
    <w:tmpl w:val="9AF09354"/>
    <w:lvl w:ilvl="0" w:tplc="B54EE018">
      <w:start w:val="1"/>
      <w:numFmt w:val="decimal"/>
      <w:lvlText w:val="%1)"/>
      <w:lvlJc w:val="left"/>
      <w:pPr>
        <w:ind w:left="127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91" w:hanging="360"/>
      </w:pPr>
    </w:lvl>
    <w:lvl w:ilvl="2" w:tplc="0409001B">
      <w:start w:val="1"/>
      <w:numFmt w:val="lowerRoman"/>
      <w:lvlText w:val="%3."/>
      <w:lvlJc w:val="right"/>
      <w:pPr>
        <w:ind w:left="2711" w:hanging="180"/>
      </w:pPr>
    </w:lvl>
    <w:lvl w:ilvl="3" w:tplc="0409000F">
      <w:start w:val="1"/>
      <w:numFmt w:val="decimal"/>
      <w:lvlText w:val="%4."/>
      <w:lvlJc w:val="left"/>
      <w:pPr>
        <w:ind w:left="3431" w:hanging="360"/>
      </w:pPr>
    </w:lvl>
    <w:lvl w:ilvl="4" w:tplc="04090019">
      <w:start w:val="1"/>
      <w:numFmt w:val="lowerLetter"/>
      <w:lvlText w:val="%5."/>
      <w:lvlJc w:val="left"/>
      <w:pPr>
        <w:ind w:left="4151" w:hanging="360"/>
      </w:pPr>
    </w:lvl>
    <w:lvl w:ilvl="5" w:tplc="0409001B">
      <w:start w:val="1"/>
      <w:numFmt w:val="lowerRoman"/>
      <w:lvlText w:val="%6."/>
      <w:lvlJc w:val="right"/>
      <w:pPr>
        <w:ind w:left="4871" w:hanging="180"/>
      </w:pPr>
    </w:lvl>
    <w:lvl w:ilvl="6" w:tplc="0409000F">
      <w:start w:val="1"/>
      <w:numFmt w:val="decimal"/>
      <w:lvlText w:val="%7."/>
      <w:lvlJc w:val="left"/>
      <w:pPr>
        <w:ind w:left="5591" w:hanging="360"/>
      </w:pPr>
    </w:lvl>
    <w:lvl w:ilvl="7" w:tplc="04090019">
      <w:start w:val="1"/>
      <w:numFmt w:val="lowerLetter"/>
      <w:lvlText w:val="%8."/>
      <w:lvlJc w:val="left"/>
      <w:pPr>
        <w:ind w:left="6311" w:hanging="360"/>
      </w:pPr>
    </w:lvl>
    <w:lvl w:ilvl="8" w:tplc="0409001B">
      <w:start w:val="1"/>
      <w:numFmt w:val="lowerRoman"/>
      <w:lvlText w:val="%9."/>
      <w:lvlJc w:val="right"/>
      <w:pPr>
        <w:ind w:left="7031" w:hanging="180"/>
      </w:pPr>
    </w:lvl>
  </w:abstractNum>
  <w:abstractNum w:abstractNumId="18" w15:restartNumberingAfterBreak="0">
    <w:nsid w:val="3B660168"/>
    <w:multiLevelType w:val="hybridMultilevel"/>
    <w:tmpl w:val="B72A6ADA"/>
    <w:lvl w:ilvl="0" w:tplc="D8DC21B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BEF050C"/>
    <w:multiLevelType w:val="multilevel"/>
    <w:tmpl w:val="92E042D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440" w:hanging="72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08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</w:lvl>
  </w:abstractNum>
  <w:abstractNum w:abstractNumId="20" w15:restartNumberingAfterBreak="0">
    <w:nsid w:val="42870484"/>
    <w:multiLevelType w:val="hybridMultilevel"/>
    <w:tmpl w:val="B9240A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ind w:left="2160" w:hanging="360"/>
      </w:p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5935125"/>
    <w:multiLevelType w:val="hybridMultilevel"/>
    <w:tmpl w:val="4C027634"/>
    <w:lvl w:ilvl="0" w:tplc="04090011">
      <w:start w:val="1"/>
      <w:numFmt w:val="decimal"/>
      <w:lvlText w:val="%1)"/>
      <w:lvlJc w:val="left"/>
      <w:pPr>
        <w:ind w:left="1271" w:hanging="360"/>
      </w:pPr>
    </w:lvl>
    <w:lvl w:ilvl="1" w:tplc="04090019">
      <w:start w:val="1"/>
      <w:numFmt w:val="lowerLetter"/>
      <w:lvlText w:val="%2."/>
      <w:lvlJc w:val="left"/>
      <w:pPr>
        <w:ind w:left="1991" w:hanging="360"/>
      </w:pPr>
    </w:lvl>
    <w:lvl w:ilvl="2" w:tplc="0409001B">
      <w:start w:val="1"/>
      <w:numFmt w:val="lowerRoman"/>
      <w:lvlText w:val="%3."/>
      <w:lvlJc w:val="right"/>
      <w:pPr>
        <w:ind w:left="2711" w:hanging="180"/>
      </w:pPr>
    </w:lvl>
    <w:lvl w:ilvl="3" w:tplc="0409000F">
      <w:start w:val="1"/>
      <w:numFmt w:val="decimal"/>
      <w:lvlText w:val="%4."/>
      <w:lvlJc w:val="left"/>
      <w:pPr>
        <w:ind w:left="3431" w:hanging="360"/>
      </w:pPr>
    </w:lvl>
    <w:lvl w:ilvl="4" w:tplc="04090019">
      <w:start w:val="1"/>
      <w:numFmt w:val="lowerLetter"/>
      <w:lvlText w:val="%5."/>
      <w:lvlJc w:val="left"/>
      <w:pPr>
        <w:ind w:left="4151" w:hanging="360"/>
      </w:pPr>
    </w:lvl>
    <w:lvl w:ilvl="5" w:tplc="0409001B">
      <w:start w:val="1"/>
      <w:numFmt w:val="lowerRoman"/>
      <w:lvlText w:val="%6."/>
      <w:lvlJc w:val="right"/>
      <w:pPr>
        <w:ind w:left="4871" w:hanging="180"/>
      </w:pPr>
    </w:lvl>
    <w:lvl w:ilvl="6" w:tplc="0409000F">
      <w:start w:val="1"/>
      <w:numFmt w:val="decimal"/>
      <w:lvlText w:val="%7."/>
      <w:lvlJc w:val="left"/>
      <w:pPr>
        <w:ind w:left="5591" w:hanging="360"/>
      </w:pPr>
    </w:lvl>
    <w:lvl w:ilvl="7" w:tplc="04090019">
      <w:start w:val="1"/>
      <w:numFmt w:val="lowerLetter"/>
      <w:lvlText w:val="%8."/>
      <w:lvlJc w:val="left"/>
      <w:pPr>
        <w:ind w:left="6311" w:hanging="360"/>
      </w:pPr>
    </w:lvl>
    <w:lvl w:ilvl="8" w:tplc="0409001B">
      <w:start w:val="1"/>
      <w:numFmt w:val="lowerRoman"/>
      <w:lvlText w:val="%9."/>
      <w:lvlJc w:val="right"/>
      <w:pPr>
        <w:ind w:left="7031" w:hanging="180"/>
      </w:pPr>
    </w:lvl>
  </w:abstractNum>
  <w:abstractNum w:abstractNumId="22" w15:restartNumberingAfterBreak="0">
    <w:nsid w:val="47A9672F"/>
    <w:multiLevelType w:val="multilevel"/>
    <w:tmpl w:val="92E042D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440" w:hanging="72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08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</w:lvl>
  </w:abstractNum>
  <w:abstractNum w:abstractNumId="23" w15:restartNumberingAfterBreak="0">
    <w:nsid w:val="4B647FDF"/>
    <w:multiLevelType w:val="hybridMultilevel"/>
    <w:tmpl w:val="AD949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E9425A"/>
    <w:multiLevelType w:val="hybridMultilevel"/>
    <w:tmpl w:val="D6147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0421F"/>
    <w:multiLevelType w:val="hybridMultilevel"/>
    <w:tmpl w:val="B0649EDA"/>
    <w:lvl w:ilvl="0" w:tplc="04090019">
      <w:start w:val="1"/>
      <w:numFmt w:val="lowerLetter"/>
      <w:lvlText w:val="%1."/>
      <w:lvlJc w:val="left"/>
      <w:pPr>
        <w:ind w:left="1631" w:hanging="360"/>
      </w:pPr>
    </w:lvl>
    <w:lvl w:ilvl="1" w:tplc="04090019">
      <w:start w:val="1"/>
      <w:numFmt w:val="lowerLetter"/>
      <w:lvlText w:val="%2."/>
      <w:lvlJc w:val="left"/>
      <w:pPr>
        <w:ind w:left="2351" w:hanging="360"/>
      </w:pPr>
    </w:lvl>
    <w:lvl w:ilvl="2" w:tplc="0409001B">
      <w:start w:val="1"/>
      <w:numFmt w:val="lowerRoman"/>
      <w:lvlText w:val="%3."/>
      <w:lvlJc w:val="right"/>
      <w:pPr>
        <w:ind w:left="3071" w:hanging="180"/>
      </w:pPr>
    </w:lvl>
    <w:lvl w:ilvl="3" w:tplc="0409000F">
      <w:start w:val="1"/>
      <w:numFmt w:val="decimal"/>
      <w:lvlText w:val="%4."/>
      <w:lvlJc w:val="left"/>
      <w:pPr>
        <w:ind w:left="3791" w:hanging="360"/>
      </w:pPr>
    </w:lvl>
    <w:lvl w:ilvl="4" w:tplc="04090019">
      <w:start w:val="1"/>
      <w:numFmt w:val="lowerLetter"/>
      <w:lvlText w:val="%5."/>
      <w:lvlJc w:val="left"/>
      <w:pPr>
        <w:ind w:left="4511" w:hanging="360"/>
      </w:pPr>
    </w:lvl>
    <w:lvl w:ilvl="5" w:tplc="0409001B">
      <w:start w:val="1"/>
      <w:numFmt w:val="lowerRoman"/>
      <w:lvlText w:val="%6."/>
      <w:lvlJc w:val="right"/>
      <w:pPr>
        <w:ind w:left="5231" w:hanging="180"/>
      </w:pPr>
    </w:lvl>
    <w:lvl w:ilvl="6" w:tplc="0409000F">
      <w:start w:val="1"/>
      <w:numFmt w:val="decimal"/>
      <w:lvlText w:val="%7."/>
      <w:lvlJc w:val="left"/>
      <w:pPr>
        <w:ind w:left="5951" w:hanging="360"/>
      </w:pPr>
    </w:lvl>
    <w:lvl w:ilvl="7" w:tplc="04090019">
      <w:start w:val="1"/>
      <w:numFmt w:val="lowerLetter"/>
      <w:lvlText w:val="%8."/>
      <w:lvlJc w:val="left"/>
      <w:pPr>
        <w:ind w:left="6671" w:hanging="360"/>
      </w:pPr>
    </w:lvl>
    <w:lvl w:ilvl="8" w:tplc="0409001B">
      <w:start w:val="1"/>
      <w:numFmt w:val="lowerRoman"/>
      <w:lvlText w:val="%9."/>
      <w:lvlJc w:val="right"/>
      <w:pPr>
        <w:ind w:left="7391" w:hanging="180"/>
      </w:pPr>
    </w:lvl>
  </w:abstractNum>
  <w:abstractNum w:abstractNumId="26" w15:restartNumberingAfterBreak="0">
    <w:nsid w:val="55DE7902"/>
    <w:multiLevelType w:val="hybridMultilevel"/>
    <w:tmpl w:val="4CF27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E828F0"/>
    <w:multiLevelType w:val="hybridMultilevel"/>
    <w:tmpl w:val="97C6F8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C9A48F5"/>
    <w:multiLevelType w:val="hybridMultilevel"/>
    <w:tmpl w:val="54828C46"/>
    <w:lvl w:ilvl="0" w:tplc="04090017">
      <w:start w:val="1"/>
      <w:numFmt w:val="lowerLetter"/>
      <w:lvlText w:val="%1)"/>
      <w:lvlJc w:val="left"/>
      <w:pPr>
        <w:ind w:left="127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91" w:hanging="360"/>
      </w:pPr>
    </w:lvl>
    <w:lvl w:ilvl="2" w:tplc="0409001B">
      <w:start w:val="1"/>
      <w:numFmt w:val="lowerRoman"/>
      <w:lvlText w:val="%3."/>
      <w:lvlJc w:val="right"/>
      <w:pPr>
        <w:ind w:left="2711" w:hanging="180"/>
      </w:pPr>
    </w:lvl>
    <w:lvl w:ilvl="3" w:tplc="0409000F">
      <w:start w:val="1"/>
      <w:numFmt w:val="decimal"/>
      <w:lvlText w:val="%4."/>
      <w:lvlJc w:val="left"/>
      <w:pPr>
        <w:ind w:left="3431" w:hanging="360"/>
      </w:pPr>
    </w:lvl>
    <w:lvl w:ilvl="4" w:tplc="04090019">
      <w:start w:val="1"/>
      <w:numFmt w:val="lowerLetter"/>
      <w:lvlText w:val="%5."/>
      <w:lvlJc w:val="left"/>
      <w:pPr>
        <w:ind w:left="4151" w:hanging="360"/>
      </w:pPr>
    </w:lvl>
    <w:lvl w:ilvl="5" w:tplc="0409001B">
      <w:start w:val="1"/>
      <w:numFmt w:val="lowerRoman"/>
      <w:lvlText w:val="%6."/>
      <w:lvlJc w:val="right"/>
      <w:pPr>
        <w:ind w:left="4871" w:hanging="180"/>
      </w:pPr>
    </w:lvl>
    <w:lvl w:ilvl="6" w:tplc="0409000F">
      <w:start w:val="1"/>
      <w:numFmt w:val="decimal"/>
      <w:lvlText w:val="%7."/>
      <w:lvlJc w:val="left"/>
      <w:pPr>
        <w:ind w:left="5591" w:hanging="360"/>
      </w:pPr>
    </w:lvl>
    <w:lvl w:ilvl="7" w:tplc="04090019">
      <w:start w:val="1"/>
      <w:numFmt w:val="lowerLetter"/>
      <w:lvlText w:val="%8."/>
      <w:lvlJc w:val="left"/>
      <w:pPr>
        <w:ind w:left="6311" w:hanging="360"/>
      </w:pPr>
    </w:lvl>
    <w:lvl w:ilvl="8" w:tplc="0409001B">
      <w:start w:val="1"/>
      <w:numFmt w:val="lowerRoman"/>
      <w:lvlText w:val="%9."/>
      <w:lvlJc w:val="right"/>
      <w:pPr>
        <w:ind w:left="7031" w:hanging="180"/>
      </w:pPr>
    </w:lvl>
  </w:abstractNum>
  <w:abstractNum w:abstractNumId="29" w15:restartNumberingAfterBreak="0">
    <w:nsid w:val="5DE15850"/>
    <w:multiLevelType w:val="hybridMultilevel"/>
    <w:tmpl w:val="58FE5C40"/>
    <w:lvl w:ilvl="0" w:tplc="04090001">
      <w:start w:val="1"/>
      <w:numFmt w:val="bullet"/>
      <w:lvlText w:val=""/>
      <w:lvlJc w:val="left"/>
      <w:pPr>
        <w:ind w:left="163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5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7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9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1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23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95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7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91" w:hanging="360"/>
      </w:pPr>
      <w:rPr>
        <w:rFonts w:ascii="Wingdings" w:hAnsi="Wingdings" w:hint="default"/>
      </w:rPr>
    </w:lvl>
  </w:abstractNum>
  <w:abstractNum w:abstractNumId="30" w15:restartNumberingAfterBreak="0">
    <w:nsid w:val="63A9059E"/>
    <w:multiLevelType w:val="hybridMultilevel"/>
    <w:tmpl w:val="4344100E"/>
    <w:lvl w:ilvl="0" w:tplc="04090011">
      <w:start w:val="1"/>
      <w:numFmt w:val="decimal"/>
      <w:lvlText w:val="%1)"/>
      <w:lvlJc w:val="left"/>
      <w:pPr>
        <w:ind w:left="1631" w:hanging="360"/>
      </w:pPr>
    </w:lvl>
    <w:lvl w:ilvl="1" w:tplc="04090003">
      <w:start w:val="1"/>
      <w:numFmt w:val="bullet"/>
      <w:lvlText w:val="o"/>
      <w:lvlJc w:val="left"/>
      <w:pPr>
        <w:ind w:left="235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7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9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1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23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95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7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91" w:hanging="360"/>
      </w:pPr>
      <w:rPr>
        <w:rFonts w:ascii="Wingdings" w:hAnsi="Wingdings" w:hint="default"/>
      </w:rPr>
    </w:lvl>
  </w:abstractNum>
  <w:abstractNum w:abstractNumId="31" w15:restartNumberingAfterBreak="0">
    <w:nsid w:val="669077BD"/>
    <w:multiLevelType w:val="hybridMultilevel"/>
    <w:tmpl w:val="D9982A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8AF4AB2"/>
    <w:multiLevelType w:val="hybridMultilevel"/>
    <w:tmpl w:val="8CBC994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8FC6734"/>
    <w:multiLevelType w:val="hybridMultilevel"/>
    <w:tmpl w:val="4C027634"/>
    <w:lvl w:ilvl="0" w:tplc="04090011">
      <w:start w:val="1"/>
      <w:numFmt w:val="decimal"/>
      <w:lvlText w:val="%1)"/>
      <w:lvlJc w:val="left"/>
      <w:pPr>
        <w:ind w:left="1271" w:hanging="360"/>
      </w:pPr>
    </w:lvl>
    <w:lvl w:ilvl="1" w:tplc="04090019">
      <w:start w:val="1"/>
      <w:numFmt w:val="lowerLetter"/>
      <w:lvlText w:val="%2."/>
      <w:lvlJc w:val="left"/>
      <w:pPr>
        <w:ind w:left="1991" w:hanging="360"/>
      </w:pPr>
    </w:lvl>
    <w:lvl w:ilvl="2" w:tplc="0409001B">
      <w:start w:val="1"/>
      <w:numFmt w:val="lowerRoman"/>
      <w:lvlText w:val="%3."/>
      <w:lvlJc w:val="right"/>
      <w:pPr>
        <w:ind w:left="2711" w:hanging="180"/>
      </w:pPr>
    </w:lvl>
    <w:lvl w:ilvl="3" w:tplc="0409000F">
      <w:start w:val="1"/>
      <w:numFmt w:val="decimal"/>
      <w:lvlText w:val="%4."/>
      <w:lvlJc w:val="left"/>
      <w:pPr>
        <w:ind w:left="3431" w:hanging="360"/>
      </w:pPr>
    </w:lvl>
    <w:lvl w:ilvl="4" w:tplc="04090019">
      <w:start w:val="1"/>
      <w:numFmt w:val="lowerLetter"/>
      <w:lvlText w:val="%5."/>
      <w:lvlJc w:val="left"/>
      <w:pPr>
        <w:ind w:left="4151" w:hanging="360"/>
      </w:pPr>
    </w:lvl>
    <w:lvl w:ilvl="5" w:tplc="0409001B">
      <w:start w:val="1"/>
      <w:numFmt w:val="lowerRoman"/>
      <w:lvlText w:val="%6."/>
      <w:lvlJc w:val="right"/>
      <w:pPr>
        <w:ind w:left="4871" w:hanging="180"/>
      </w:pPr>
    </w:lvl>
    <w:lvl w:ilvl="6" w:tplc="0409000F">
      <w:start w:val="1"/>
      <w:numFmt w:val="decimal"/>
      <w:lvlText w:val="%7."/>
      <w:lvlJc w:val="left"/>
      <w:pPr>
        <w:ind w:left="5591" w:hanging="360"/>
      </w:pPr>
    </w:lvl>
    <w:lvl w:ilvl="7" w:tplc="04090019">
      <w:start w:val="1"/>
      <w:numFmt w:val="lowerLetter"/>
      <w:lvlText w:val="%8."/>
      <w:lvlJc w:val="left"/>
      <w:pPr>
        <w:ind w:left="6311" w:hanging="360"/>
      </w:pPr>
    </w:lvl>
    <w:lvl w:ilvl="8" w:tplc="0409001B">
      <w:start w:val="1"/>
      <w:numFmt w:val="lowerRoman"/>
      <w:lvlText w:val="%9."/>
      <w:lvlJc w:val="right"/>
      <w:pPr>
        <w:ind w:left="7031" w:hanging="180"/>
      </w:pPr>
    </w:lvl>
  </w:abstractNum>
  <w:abstractNum w:abstractNumId="34" w15:restartNumberingAfterBreak="0">
    <w:nsid w:val="6AF579FC"/>
    <w:multiLevelType w:val="multilevel"/>
    <w:tmpl w:val="92E042D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440" w:hanging="72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08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</w:lvl>
  </w:abstractNum>
  <w:abstractNum w:abstractNumId="35" w15:restartNumberingAfterBreak="0">
    <w:nsid w:val="6CBE73F5"/>
    <w:multiLevelType w:val="hybridMultilevel"/>
    <w:tmpl w:val="AF3401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5B7C3F"/>
    <w:multiLevelType w:val="hybridMultilevel"/>
    <w:tmpl w:val="722215B6"/>
    <w:lvl w:ilvl="0" w:tplc="0409001B">
      <w:start w:val="1"/>
      <w:numFmt w:val="lowerRoman"/>
      <w:lvlText w:val="%1."/>
      <w:lvlJc w:val="right"/>
      <w:pPr>
        <w:ind w:left="2351" w:hanging="360"/>
      </w:pPr>
    </w:lvl>
    <w:lvl w:ilvl="1" w:tplc="04090019">
      <w:start w:val="1"/>
      <w:numFmt w:val="lowerLetter"/>
      <w:lvlText w:val="%2."/>
      <w:lvlJc w:val="left"/>
      <w:pPr>
        <w:ind w:left="3071" w:hanging="360"/>
      </w:pPr>
    </w:lvl>
    <w:lvl w:ilvl="2" w:tplc="0409001B">
      <w:start w:val="1"/>
      <w:numFmt w:val="lowerRoman"/>
      <w:lvlText w:val="%3."/>
      <w:lvlJc w:val="right"/>
      <w:pPr>
        <w:ind w:left="3791" w:hanging="180"/>
      </w:pPr>
    </w:lvl>
    <w:lvl w:ilvl="3" w:tplc="0409000F">
      <w:start w:val="1"/>
      <w:numFmt w:val="decimal"/>
      <w:lvlText w:val="%4."/>
      <w:lvlJc w:val="left"/>
      <w:pPr>
        <w:ind w:left="4511" w:hanging="360"/>
      </w:pPr>
    </w:lvl>
    <w:lvl w:ilvl="4" w:tplc="04090019">
      <w:start w:val="1"/>
      <w:numFmt w:val="lowerLetter"/>
      <w:lvlText w:val="%5."/>
      <w:lvlJc w:val="left"/>
      <w:pPr>
        <w:ind w:left="5231" w:hanging="360"/>
      </w:pPr>
    </w:lvl>
    <w:lvl w:ilvl="5" w:tplc="0409001B">
      <w:start w:val="1"/>
      <w:numFmt w:val="lowerRoman"/>
      <w:lvlText w:val="%6."/>
      <w:lvlJc w:val="right"/>
      <w:pPr>
        <w:ind w:left="5951" w:hanging="180"/>
      </w:pPr>
    </w:lvl>
    <w:lvl w:ilvl="6" w:tplc="0409000F">
      <w:start w:val="1"/>
      <w:numFmt w:val="decimal"/>
      <w:lvlText w:val="%7."/>
      <w:lvlJc w:val="left"/>
      <w:pPr>
        <w:ind w:left="6671" w:hanging="360"/>
      </w:pPr>
    </w:lvl>
    <w:lvl w:ilvl="7" w:tplc="04090019">
      <w:start w:val="1"/>
      <w:numFmt w:val="lowerLetter"/>
      <w:lvlText w:val="%8."/>
      <w:lvlJc w:val="left"/>
      <w:pPr>
        <w:ind w:left="7391" w:hanging="360"/>
      </w:pPr>
    </w:lvl>
    <w:lvl w:ilvl="8" w:tplc="0409001B">
      <w:start w:val="1"/>
      <w:numFmt w:val="lowerRoman"/>
      <w:lvlText w:val="%9."/>
      <w:lvlJc w:val="right"/>
      <w:pPr>
        <w:ind w:left="8111" w:hanging="180"/>
      </w:pPr>
    </w:lvl>
  </w:abstractNum>
  <w:abstractNum w:abstractNumId="37" w15:restartNumberingAfterBreak="0">
    <w:nsid w:val="72033FF4"/>
    <w:multiLevelType w:val="multilevel"/>
    <w:tmpl w:val="92E042D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440" w:hanging="72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08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</w:lvl>
  </w:abstractNum>
  <w:abstractNum w:abstractNumId="38" w15:restartNumberingAfterBreak="0">
    <w:nsid w:val="72EE64B9"/>
    <w:multiLevelType w:val="hybridMultilevel"/>
    <w:tmpl w:val="B6648FA0"/>
    <w:lvl w:ilvl="0" w:tplc="04090011">
      <w:start w:val="1"/>
      <w:numFmt w:val="decimal"/>
      <w:lvlText w:val="%1)"/>
      <w:lvlJc w:val="left"/>
      <w:pPr>
        <w:ind w:left="1271" w:hanging="360"/>
      </w:pPr>
    </w:lvl>
    <w:lvl w:ilvl="1" w:tplc="04090019">
      <w:start w:val="1"/>
      <w:numFmt w:val="lowerLetter"/>
      <w:lvlText w:val="%2."/>
      <w:lvlJc w:val="left"/>
      <w:pPr>
        <w:ind w:left="1991" w:hanging="360"/>
      </w:pPr>
    </w:lvl>
    <w:lvl w:ilvl="2" w:tplc="0409001B">
      <w:start w:val="1"/>
      <w:numFmt w:val="lowerRoman"/>
      <w:lvlText w:val="%3."/>
      <w:lvlJc w:val="right"/>
      <w:pPr>
        <w:ind w:left="2711" w:hanging="180"/>
      </w:pPr>
    </w:lvl>
    <w:lvl w:ilvl="3" w:tplc="0409000F">
      <w:start w:val="1"/>
      <w:numFmt w:val="decimal"/>
      <w:lvlText w:val="%4."/>
      <w:lvlJc w:val="left"/>
      <w:pPr>
        <w:ind w:left="3431" w:hanging="360"/>
      </w:pPr>
    </w:lvl>
    <w:lvl w:ilvl="4" w:tplc="04090019">
      <w:start w:val="1"/>
      <w:numFmt w:val="lowerLetter"/>
      <w:lvlText w:val="%5."/>
      <w:lvlJc w:val="left"/>
      <w:pPr>
        <w:ind w:left="4151" w:hanging="360"/>
      </w:pPr>
    </w:lvl>
    <w:lvl w:ilvl="5" w:tplc="0409001B">
      <w:start w:val="1"/>
      <w:numFmt w:val="lowerRoman"/>
      <w:lvlText w:val="%6."/>
      <w:lvlJc w:val="right"/>
      <w:pPr>
        <w:ind w:left="4871" w:hanging="180"/>
      </w:pPr>
    </w:lvl>
    <w:lvl w:ilvl="6" w:tplc="0409000F">
      <w:start w:val="1"/>
      <w:numFmt w:val="decimal"/>
      <w:lvlText w:val="%7."/>
      <w:lvlJc w:val="left"/>
      <w:pPr>
        <w:ind w:left="5591" w:hanging="360"/>
      </w:pPr>
    </w:lvl>
    <w:lvl w:ilvl="7" w:tplc="04090019">
      <w:start w:val="1"/>
      <w:numFmt w:val="lowerLetter"/>
      <w:lvlText w:val="%8."/>
      <w:lvlJc w:val="left"/>
      <w:pPr>
        <w:ind w:left="6311" w:hanging="360"/>
      </w:pPr>
    </w:lvl>
    <w:lvl w:ilvl="8" w:tplc="0409001B">
      <w:start w:val="1"/>
      <w:numFmt w:val="lowerRoman"/>
      <w:lvlText w:val="%9."/>
      <w:lvlJc w:val="right"/>
      <w:pPr>
        <w:ind w:left="7031" w:hanging="180"/>
      </w:pPr>
    </w:lvl>
  </w:abstractNum>
  <w:abstractNum w:abstractNumId="39" w15:restartNumberingAfterBreak="0">
    <w:nsid w:val="735979C1"/>
    <w:multiLevelType w:val="hybridMultilevel"/>
    <w:tmpl w:val="7584C360"/>
    <w:lvl w:ilvl="0" w:tplc="04090017">
      <w:start w:val="1"/>
      <w:numFmt w:val="lowerLetter"/>
      <w:lvlText w:val="%1)"/>
      <w:lvlJc w:val="left"/>
      <w:pPr>
        <w:ind w:left="1631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35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7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9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1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23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95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7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91" w:hanging="360"/>
      </w:pPr>
      <w:rPr>
        <w:rFonts w:ascii="Wingdings" w:hAnsi="Wingdings" w:hint="default"/>
      </w:rPr>
    </w:lvl>
  </w:abstractNum>
  <w:abstractNum w:abstractNumId="40" w15:restartNumberingAfterBreak="0">
    <w:nsid w:val="73984FF1"/>
    <w:multiLevelType w:val="multilevel"/>
    <w:tmpl w:val="92E042D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440" w:hanging="72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08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</w:lvl>
  </w:abstractNum>
  <w:abstractNum w:abstractNumId="41" w15:restartNumberingAfterBreak="0">
    <w:nsid w:val="75DC4887"/>
    <w:multiLevelType w:val="hybridMultilevel"/>
    <w:tmpl w:val="7D56DB28"/>
    <w:lvl w:ilvl="0" w:tplc="A81A63F2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2" w15:restartNumberingAfterBreak="0">
    <w:nsid w:val="78BD4417"/>
    <w:multiLevelType w:val="hybridMultilevel"/>
    <w:tmpl w:val="EBDCE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AF3986"/>
    <w:multiLevelType w:val="hybridMultilevel"/>
    <w:tmpl w:val="32C885B2"/>
    <w:lvl w:ilvl="0" w:tplc="04090019">
      <w:start w:val="1"/>
      <w:numFmt w:val="lowerLetter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44" w15:restartNumberingAfterBreak="0">
    <w:nsid w:val="7D700D4E"/>
    <w:multiLevelType w:val="hybridMultilevel"/>
    <w:tmpl w:val="445600D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2"/>
  </w:num>
  <w:num w:numId="11">
    <w:abstractNumId w:val="24"/>
  </w:num>
  <w:num w:numId="12">
    <w:abstractNumId w:val="20"/>
  </w:num>
  <w:num w:numId="13">
    <w:abstractNumId w:val="8"/>
  </w:num>
  <w:num w:numId="14">
    <w:abstractNumId w:val="16"/>
  </w:num>
  <w:num w:numId="15">
    <w:abstractNumId w:val="7"/>
  </w:num>
  <w:num w:numId="16">
    <w:abstractNumId w:val="13"/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32"/>
  </w:num>
  <w:num w:numId="20">
    <w:abstractNumId w:val="1"/>
  </w:num>
  <w:num w:numId="21">
    <w:abstractNumId w:val="23"/>
  </w:num>
  <w:num w:numId="22">
    <w:abstractNumId w:val="44"/>
  </w:num>
  <w:num w:numId="23">
    <w:abstractNumId w:val="14"/>
  </w:num>
  <w:num w:numId="24">
    <w:abstractNumId w:val="5"/>
  </w:num>
  <w:num w:numId="25">
    <w:abstractNumId w:val="12"/>
  </w:num>
  <w:num w:numId="26">
    <w:abstractNumId w:val="27"/>
  </w:num>
  <w:num w:numId="27">
    <w:abstractNumId w:val="3"/>
  </w:num>
  <w:num w:numId="28">
    <w:abstractNumId w:val="4"/>
  </w:num>
  <w:num w:numId="29">
    <w:abstractNumId w:val="26"/>
  </w:num>
  <w:num w:numId="30">
    <w:abstractNumId w:val="17"/>
  </w:num>
  <w:num w:numId="31">
    <w:abstractNumId w:val="28"/>
  </w:num>
  <w:num w:numId="32">
    <w:abstractNumId w:val="29"/>
  </w:num>
  <w:num w:numId="33">
    <w:abstractNumId w:val="39"/>
  </w:num>
  <w:num w:numId="34">
    <w:abstractNumId w:val="25"/>
  </w:num>
  <w:num w:numId="35">
    <w:abstractNumId w:val="19"/>
  </w:num>
  <w:num w:numId="36">
    <w:abstractNumId w:val="37"/>
  </w:num>
  <w:num w:numId="37">
    <w:abstractNumId w:val="34"/>
  </w:num>
  <w:num w:numId="38">
    <w:abstractNumId w:val="6"/>
  </w:num>
  <w:num w:numId="39">
    <w:abstractNumId w:val="41"/>
  </w:num>
  <w:num w:numId="40">
    <w:abstractNumId w:val="10"/>
  </w:num>
  <w:num w:numId="41">
    <w:abstractNumId w:val="35"/>
  </w:num>
  <w:num w:numId="42">
    <w:abstractNumId w:val="9"/>
  </w:num>
  <w:num w:numId="43">
    <w:abstractNumId w:val="11"/>
  </w:num>
  <w:num w:numId="44">
    <w:abstractNumId w:val="18"/>
  </w:num>
  <w:num w:numId="45">
    <w:abstractNumId w:val="15"/>
  </w:num>
  <w:num w:numId="46">
    <w:abstractNumId w:val="40"/>
  </w:num>
  <w:num w:numId="47">
    <w:abstractNumId w:val="43"/>
  </w:num>
  <w:num w:numId="48">
    <w:abstractNumId w:val="42"/>
  </w:num>
  <w:num w:numId="49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Noman Saeed">
    <w15:presenceInfo w15:providerId="AD" w15:userId="S-1-5-21-1316278017-1942937225-653969919-18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439"/>
    <w:rsid w:val="00006A09"/>
    <w:rsid w:val="00006A13"/>
    <w:rsid w:val="00012394"/>
    <w:rsid w:val="00014EF0"/>
    <w:rsid w:val="000240E8"/>
    <w:rsid w:val="00025DF5"/>
    <w:rsid w:val="000407F0"/>
    <w:rsid w:val="0005405D"/>
    <w:rsid w:val="00066381"/>
    <w:rsid w:val="00081B98"/>
    <w:rsid w:val="0008500D"/>
    <w:rsid w:val="000A16DD"/>
    <w:rsid w:val="000A453D"/>
    <w:rsid w:val="000A55C0"/>
    <w:rsid w:val="000A7FC0"/>
    <w:rsid w:val="000B4E68"/>
    <w:rsid w:val="000B6ECD"/>
    <w:rsid w:val="000C1C9B"/>
    <w:rsid w:val="000F0700"/>
    <w:rsid w:val="000F2822"/>
    <w:rsid w:val="000F65D8"/>
    <w:rsid w:val="001072AE"/>
    <w:rsid w:val="00113DE2"/>
    <w:rsid w:val="00117780"/>
    <w:rsid w:val="00127A0F"/>
    <w:rsid w:val="0013545D"/>
    <w:rsid w:val="00146640"/>
    <w:rsid w:val="001469D1"/>
    <w:rsid w:val="00150745"/>
    <w:rsid w:val="0016069A"/>
    <w:rsid w:val="001622AF"/>
    <w:rsid w:val="00167915"/>
    <w:rsid w:val="00177584"/>
    <w:rsid w:val="001900F0"/>
    <w:rsid w:val="001A03F1"/>
    <w:rsid w:val="001B046C"/>
    <w:rsid w:val="001B0D55"/>
    <w:rsid w:val="001B12C6"/>
    <w:rsid w:val="001C4006"/>
    <w:rsid w:val="001D33A4"/>
    <w:rsid w:val="001D5733"/>
    <w:rsid w:val="001D6672"/>
    <w:rsid w:val="001E51F6"/>
    <w:rsid w:val="001F6710"/>
    <w:rsid w:val="001F6763"/>
    <w:rsid w:val="00201D17"/>
    <w:rsid w:val="0020571B"/>
    <w:rsid w:val="00227FFE"/>
    <w:rsid w:val="00230896"/>
    <w:rsid w:val="00235250"/>
    <w:rsid w:val="00237E9B"/>
    <w:rsid w:val="00255EFD"/>
    <w:rsid w:val="00263649"/>
    <w:rsid w:val="00264430"/>
    <w:rsid w:val="00270F2E"/>
    <w:rsid w:val="002A3DF3"/>
    <w:rsid w:val="002B36AF"/>
    <w:rsid w:val="002B6616"/>
    <w:rsid w:val="002C2FD5"/>
    <w:rsid w:val="002D492D"/>
    <w:rsid w:val="002D69C8"/>
    <w:rsid w:val="002E382C"/>
    <w:rsid w:val="002E7243"/>
    <w:rsid w:val="002F7120"/>
    <w:rsid w:val="0031306D"/>
    <w:rsid w:val="003204C8"/>
    <w:rsid w:val="0033338F"/>
    <w:rsid w:val="0033558D"/>
    <w:rsid w:val="00341E7A"/>
    <w:rsid w:val="003452E3"/>
    <w:rsid w:val="00346344"/>
    <w:rsid w:val="00353375"/>
    <w:rsid w:val="00355140"/>
    <w:rsid w:val="00357F26"/>
    <w:rsid w:val="003824BF"/>
    <w:rsid w:val="003A67C4"/>
    <w:rsid w:val="003C1786"/>
    <w:rsid w:val="003C3A78"/>
    <w:rsid w:val="003C475A"/>
    <w:rsid w:val="003D2D6A"/>
    <w:rsid w:val="003F503B"/>
    <w:rsid w:val="00405F4A"/>
    <w:rsid w:val="0040641A"/>
    <w:rsid w:val="0043382E"/>
    <w:rsid w:val="0043451B"/>
    <w:rsid w:val="0043614E"/>
    <w:rsid w:val="0044313F"/>
    <w:rsid w:val="00443426"/>
    <w:rsid w:val="00450342"/>
    <w:rsid w:val="004761C6"/>
    <w:rsid w:val="00496E4E"/>
    <w:rsid w:val="00496F47"/>
    <w:rsid w:val="004A1431"/>
    <w:rsid w:val="004A5FD8"/>
    <w:rsid w:val="004A7DE4"/>
    <w:rsid w:val="004C74D0"/>
    <w:rsid w:val="004D12EA"/>
    <w:rsid w:val="004E1AFB"/>
    <w:rsid w:val="004E2148"/>
    <w:rsid w:val="004E5BE3"/>
    <w:rsid w:val="005057AD"/>
    <w:rsid w:val="005270AA"/>
    <w:rsid w:val="00534B6F"/>
    <w:rsid w:val="00536A09"/>
    <w:rsid w:val="0054433C"/>
    <w:rsid w:val="00545BAA"/>
    <w:rsid w:val="005462B8"/>
    <w:rsid w:val="005476F0"/>
    <w:rsid w:val="00550A0A"/>
    <w:rsid w:val="005638D7"/>
    <w:rsid w:val="005A555C"/>
    <w:rsid w:val="005A5B95"/>
    <w:rsid w:val="005B0AE5"/>
    <w:rsid w:val="005B63C3"/>
    <w:rsid w:val="005D6025"/>
    <w:rsid w:val="005E12DB"/>
    <w:rsid w:val="005F4384"/>
    <w:rsid w:val="005F5DA0"/>
    <w:rsid w:val="005F5E3C"/>
    <w:rsid w:val="005F5F23"/>
    <w:rsid w:val="00621E56"/>
    <w:rsid w:val="00621E9E"/>
    <w:rsid w:val="00632792"/>
    <w:rsid w:val="00635C54"/>
    <w:rsid w:val="00644215"/>
    <w:rsid w:val="006462FB"/>
    <w:rsid w:val="00647439"/>
    <w:rsid w:val="00650DFE"/>
    <w:rsid w:val="00654A80"/>
    <w:rsid w:val="0066104F"/>
    <w:rsid w:val="00663189"/>
    <w:rsid w:val="006765EF"/>
    <w:rsid w:val="00697FA5"/>
    <w:rsid w:val="006A3C83"/>
    <w:rsid w:val="006B355F"/>
    <w:rsid w:val="006D240F"/>
    <w:rsid w:val="006E2005"/>
    <w:rsid w:val="006E574F"/>
    <w:rsid w:val="006F27FF"/>
    <w:rsid w:val="007058A8"/>
    <w:rsid w:val="007125E1"/>
    <w:rsid w:val="00714560"/>
    <w:rsid w:val="00724093"/>
    <w:rsid w:val="00732966"/>
    <w:rsid w:val="00742CF7"/>
    <w:rsid w:val="00751205"/>
    <w:rsid w:val="007523A0"/>
    <w:rsid w:val="007553BD"/>
    <w:rsid w:val="007556B9"/>
    <w:rsid w:val="00765480"/>
    <w:rsid w:val="00771F95"/>
    <w:rsid w:val="00774889"/>
    <w:rsid w:val="00781EBA"/>
    <w:rsid w:val="0078410C"/>
    <w:rsid w:val="007C15D2"/>
    <w:rsid w:val="007C68C3"/>
    <w:rsid w:val="007E1314"/>
    <w:rsid w:val="0080729E"/>
    <w:rsid w:val="00816B59"/>
    <w:rsid w:val="008408B8"/>
    <w:rsid w:val="0085481C"/>
    <w:rsid w:val="00864790"/>
    <w:rsid w:val="00864B2A"/>
    <w:rsid w:val="008823A5"/>
    <w:rsid w:val="00890852"/>
    <w:rsid w:val="00890CF9"/>
    <w:rsid w:val="008A34FD"/>
    <w:rsid w:val="008B10FE"/>
    <w:rsid w:val="008B7296"/>
    <w:rsid w:val="008C0E22"/>
    <w:rsid w:val="008C2745"/>
    <w:rsid w:val="008E15ED"/>
    <w:rsid w:val="008E5C02"/>
    <w:rsid w:val="008F0D56"/>
    <w:rsid w:val="008F1F30"/>
    <w:rsid w:val="009105AB"/>
    <w:rsid w:val="0092537A"/>
    <w:rsid w:val="00931D4B"/>
    <w:rsid w:val="0094613F"/>
    <w:rsid w:val="00951E1F"/>
    <w:rsid w:val="00965365"/>
    <w:rsid w:val="009833C1"/>
    <w:rsid w:val="00990505"/>
    <w:rsid w:val="009B5608"/>
    <w:rsid w:val="009C66CF"/>
    <w:rsid w:val="009D0239"/>
    <w:rsid w:val="009D0F43"/>
    <w:rsid w:val="009E4BA8"/>
    <w:rsid w:val="009E6DE6"/>
    <w:rsid w:val="009F2984"/>
    <w:rsid w:val="009F36FC"/>
    <w:rsid w:val="00A0177B"/>
    <w:rsid w:val="00A1227F"/>
    <w:rsid w:val="00A26F33"/>
    <w:rsid w:val="00A34DE1"/>
    <w:rsid w:val="00A34EFF"/>
    <w:rsid w:val="00A35407"/>
    <w:rsid w:val="00A45839"/>
    <w:rsid w:val="00A50439"/>
    <w:rsid w:val="00A51439"/>
    <w:rsid w:val="00A52322"/>
    <w:rsid w:val="00A55C59"/>
    <w:rsid w:val="00A57774"/>
    <w:rsid w:val="00A62E13"/>
    <w:rsid w:val="00A77E65"/>
    <w:rsid w:val="00A97C85"/>
    <w:rsid w:val="00AB391E"/>
    <w:rsid w:val="00AB62BD"/>
    <w:rsid w:val="00AC486F"/>
    <w:rsid w:val="00AC7A3E"/>
    <w:rsid w:val="00AF0383"/>
    <w:rsid w:val="00AF694A"/>
    <w:rsid w:val="00B0363D"/>
    <w:rsid w:val="00B13EBA"/>
    <w:rsid w:val="00B2047C"/>
    <w:rsid w:val="00B21381"/>
    <w:rsid w:val="00B271F8"/>
    <w:rsid w:val="00B4346A"/>
    <w:rsid w:val="00B43F6F"/>
    <w:rsid w:val="00B65EF8"/>
    <w:rsid w:val="00B72D23"/>
    <w:rsid w:val="00B821DB"/>
    <w:rsid w:val="00B84186"/>
    <w:rsid w:val="00B90F31"/>
    <w:rsid w:val="00B911BA"/>
    <w:rsid w:val="00B9365A"/>
    <w:rsid w:val="00B9597E"/>
    <w:rsid w:val="00BB4324"/>
    <w:rsid w:val="00BB458C"/>
    <w:rsid w:val="00BE246D"/>
    <w:rsid w:val="00BF31FA"/>
    <w:rsid w:val="00C021D1"/>
    <w:rsid w:val="00C03986"/>
    <w:rsid w:val="00C254FA"/>
    <w:rsid w:val="00C30B39"/>
    <w:rsid w:val="00C34760"/>
    <w:rsid w:val="00C42254"/>
    <w:rsid w:val="00C463DA"/>
    <w:rsid w:val="00C64203"/>
    <w:rsid w:val="00C72DAD"/>
    <w:rsid w:val="00C74C8F"/>
    <w:rsid w:val="00C91819"/>
    <w:rsid w:val="00C93BA5"/>
    <w:rsid w:val="00CB6678"/>
    <w:rsid w:val="00CB7D04"/>
    <w:rsid w:val="00CC0921"/>
    <w:rsid w:val="00CE0295"/>
    <w:rsid w:val="00CE155E"/>
    <w:rsid w:val="00CF0E57"/>
    <w:rsid w:val="00CF2964"/>
    <w:rsid w:val="00CF634C"/>
    <w:rsid w:val="00D0651B"/>
    <w:rsid w:val="00D20C3A"/>
    <w:rsid w:val="00D33195"/>
    <w:rsid w:val="00D42FF0"/>
    <w:rsid w:val="00D5344D"/>
    <w:rsid w:val="00D64279"/>
    <w:rsid w:val="00D67AD8"/>
    <w:rsid w:val="00D75607"/>
    <w:rsid w:val="00D76574"/>
    <w:rsid w:val="00D81F2B"/>
    <w:rsid w:val="00D837AC"/>
    <w:rsid w:val="00D87851"/>
    <w:rsid w:val="00D93C2C"/>
    <w:rsid w:val="00D95C81"/>
    <w:rsid w:val="00DB50F5"/>
    <w:rsid w:val="00DC12EE"/>
    <w:rsid w:val="00DC5D7B"/>
    <w:rsid w:val="00DD72FC"/>
    <w:rsid w:val="00DE1AB8"/>
    <w:rsid w:val="00DE2F2F"/>
    <w:rsid w:val="00DF1561"/>
    <w:rsid w:val="00DF3EA5"/>
    <w:rsid w:val="00E02EFD"/>
    <w:rsid w:val="00E17242"/>
    <w:rsid w:val="00E24722"/>
    <w:rsid w:val="00E27A70"/>
    <w:rsid w:val="00E52414"/>
    <w:rsid w:val="00E553DD"/>
    <w:rsid w:val="00E63491"/>
    <w:rsid w:val="00E645E7"/>
    <w:rsid w:val="00E72F8D"/>
    <w:rsid w:val="00E83969"/>
    <w:rsid w:val="00E9150B"/>
    <w:rsid w:val="00E95A83"/>
    <w:rsid w:val="00E966B3"/>
    <w:rsid w:val="00EA0224"/>
    <w:rsid w:val="00EB0163"/>
    <w:rsid w:val="00EE4134"/>
    <w:rsid w:val="00EE7836"/>
    <w:rsid w:val="00EF4153"/>
    <w:rsid w:val="00EF6DAE"/>
    <w:rsid w:val="00F00329"/>
    <w:rsid w:val="00F219FC"/>
    <w:rsid w:val="00F24EE5"/>
    <w:rsid w:val="00F2532A"/>
    <w:rsid w:val="00F25E09"/>
    <w:rsid w:val="00F4010F"/>
    <w:rsid w:val="00F41866"/>
    <w:rsid w:val="00F44B75"/>
    <w:rsid w:val="00F4662B"/>
    <w:rsid w:val="00F47409"/>
    <w:rsid w:val="00F54A4E"/>
    <w:rsid w:val="00F64E96"/>
    <w:rsid w:val="00F71815"/>
    <w:rsid w:val="00F73904"/>
    <w:rsid w:val="00F80720"/>
    <w:rsid w:val="00F81A5D"/>
    <w:rsid w:val="00F82C21"/>
    <w:rsid w:val="00F846D8"/>
    <w:rsid w:val="00F92AF6"/>
    <w:rsid w:val="00FB34B6"/>
    <w:rsid w:val="00FC3FF8"/>
    <w:rsid w:val="00FC6C35"/>
    <w:rsid w:val="00FD05DF"/>
    <w:rsid w:val="00FD1F36"/>
    <w:rsid w:val="00FD3A4F"/>
    <w:rsid w:val="00FE491E"/>
    <w:rsid w:val="00FE551D"/>
    <w:rsid w:val="00FE604E"/>
    <w:rsid w:val="00FF1D51"/>
    <w:rsid w:val="00FF214E"/>
    <w:rsid w:val="00FF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8554E"/>
  <w15:chartTrackingRefBased/>
  <w15:docId w15:val="{0492887C-DDCE-4DDB-92AA-2EA63C5A4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7439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474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439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4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74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4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7439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743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4743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74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7439"/>
    <w:rPr>
      <w:sz w:val="20"/>
      <w:szCs w:val="20"/>
    </w:rPr>
  </w:style>
  <w:style w:type="paragraph" w:styleId="ListParagraph">
    <w:name w:val="List Paragraph"/>
    <w:aliases w:val="Ref"/>
    <w:basedOn w:val="Normal"/>
    <w:link w:val="ListParagraphChar"/>
    <w:uiPriority w:val="34"/>
    <w:qFormat/>
    <w:rsid w:val="0064743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47439"/>
    <w:rPr>
      <w:sz w:val="16"/>
      <w:szCs w:val="16"/>
    </w:rPr>
  </w:style>
  <w:style w:type="character" w:styleId="IntenseReference">
    <w:name w:val="Intense Reference"/>
    <w:basedOn w:val="DefaultParagraphFont"/>
    <w:uiPriority w:val="32"/>
    <w:qFormat/>
    <w:rsid w:val="00647439"/>
    <w:rPr>
      <w:b w:val="0"/>
      <w:bCs/>
      <w:caps w:val="0"/>
      <w:smallCaps/>
      <w:color w:val="5B9BD5" w:themeColor="accent1"/>
      <w:spacing w:val="5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74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43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47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439"/>
  </w:style>
  <w:style w:type="paragraph" w:styleId="Footer">
    <w:name w:val="footer"/>
    <w:basedOn w:val="Normal"/>
    <w:link w:val="FooterChar"/>
    <w:uiPriority w:val="99"/>
    <w:unhideWhenUsed/>
    <w:rsid w:val="00647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439"/>
  </w:style>
  <w:style w:type="paragraph" w:styleId="Title">
    <w:name w:val="Title"/>
    <w:basedOn w:val="Normal"/>
    <w:next w:val="Normal"/>
    <w:link w:val="TitleChar"/>
    <w:uiPriority w:val="10"/>
    <w:qFormat/>
    <w:rsid w:val="006474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4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439"/>
    <w:pPr>
      <w:numPr>
        <w:ilvl w:val="1"/>
      </w:numPr>
      <w:spacing w:line="259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47439"/>
    <w:rPr>
      <w:rFonts w:eastAsiaTheme="minorEastAsia"/>
      <w:color w:val="5A5A5A" w:themeColor="text1" w:themeTint="A5"/>
      <w:spacing w:val="15"/>
    </w:rPr>
  </w:style>
  <w:style w:type="paragraph" w:customStyle="1" w:styleId="TableNormal1">
    <w:name w:val="Table Normal1"/>
    <w:basedOn w:val="Normal"/>
    <w:rsid w:val="00647439"/>
    <w:pPr>
      <w:spacing w:before="60" w:after="60" w:line="264" w:lineRule="auto"/>
    </w:pPr>
    <w:rPr>
      <w:rFonts w:ascii="Arial Narrow" w:eastAsia="Arial Narrow" w:hAnsi="Arial Narrow" w:cs="Arial Narrow"/>
      <w:sz w:val="18"/>
      <w:szCs w:val="18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647439"/>
    <w:pPr>
      <w:pageBreakBefore/>
      <w:shd w:val="clear" w:color="auto" w:fill="5B9BD5" w:themeFill="accent1"/>
      <w:spacing w:line="259" w:lineRule="auto"/>
      <w:jc w:val="center"/>
      <w:outlineLvl w:val="9"/>
    </w:pPr>
    <w:rPr>
      <w:b/>
      <w:smallCaps/>
      <w:color w:val="FFFFFF" w:themeColor="background1"/>
    </w:rPr>
  </w:style>
  <w:style w:type="character" w:styleId="Hyperlink">
    <w:name w:val="Hyperlink"/>
    <w:basedOn w:val="DefaultParagraphFont"/>
    <w:uiPriority w:val="99"/>
    <w:unhideWhenUsed/>
    <w:rsid w:val="00647439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47439"/>
    <w:pPr>
      <w:tabs>
        <w:tab w:val="right" w:leader="dot" w:pos="9350"/>
      </w:tabs>
      <w:spacing w:after="100" w:line="259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47439"/>
    <w:pPr>
      <w:tabs>
        <w:tab w:val="right" w:leader="dot" w:pos="9350"/>
      </w:tabs>
      <w:spacing w:after="100" w:line="259" w:lineRule="auto"/>
      <w:ind w:left="220"/>
    </w:pPr>
    <w:rPr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47439"/>
    <w:pPr>
      <w:spacing w:after="100" w:line="259" w:lineRule="auto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647439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647439"/>
    <w:pPr>
      <w:spacing w:after="100"/>
      <w:ind w:left="660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74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743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452E3"/>
    <w:pPr>
      <w:spacing w:after="0" w:line="240" w:lineRule="auto"/>
    </w:pPr>
  </w:style>
  <w:style w:type="table" w:styleId="TableGrid">
    <w:name w:val="Table Grid"/>
    <w:basedOn w:val="TableNormal"/>
    <w:uiPriority w:val="39"/>
    <w:rsid w:val="005D60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5D602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NormalWeb">
    <w:name w:val="Normal (Web)"/>
    <w:basedOn w:val="Normal"/>
    <w:uiPriority w:val="99"/>
    <w:unhideWhenUsed/>
    <w:rsid w:val="005D6025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table" w:styleId="GridTable4-Accent1">
    <w:name w:val="Grid Table 4 Accent 1"/>
    <w:basedOn w:val="TableNormal"/>
    <w:uiPriority w:val="49"/>
    <w:rsid w:val="0008500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ListParagraphChar">
    <w:name w:val="List Paragraph Char"/>
    <w:aliases w:val="Ref Char"/>
    <w:basedOn w:val="DefaultParagraphFont"/>
    <w:link w:val="ListParagraph"/>
    <w:uiPriority w:val="34"/>
    <w:rsid w:val="00F418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0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1404</TotalTime>
  <Pages>24</Pages>
  <Words>2410</Words>
  <Characters>13740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Abdurrehman Abid</dc:creator>
  <cp:keywords/>
  <dc:description/>
  <cp:lastModifiedBy>Noman Saeed</cp:lastModifiedBy>
  <cp:revision>171</cp:revision>
  <dcterms:created xsi:type="dcterms:W3CDTF">2016-09-23T15:11:00Z</dcterms:created>
  <dcterms:modified xsi:type="dcterms:W3CDTF">2018-05-09T14:32:00Z</dcterms:modified>
</cp:coreProperties>
</file>